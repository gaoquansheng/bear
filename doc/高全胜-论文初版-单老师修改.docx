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rPr>
        <w:id w:val="147464758"/>
        <w15:color w:val="DBDBDB"/>
        <w:docPartObj>
          <w:docPartGallery w:val="Table of Contents"/>
          <w:docPartUnique/>
        </w:docPartObj>
      </w:sdtPr>
      <w:sdtContent>
        <w:p w14:paraId="441BCA8D" w14:textId="77777777" w:rsidR="0047503A" w:rsidRPr="004047FC" w:rsidRDefault="004047FC">
          <w:pPr>
            <w:jc w:val="center"/>
          </w:pPr>
          <w:r w:rsidRPr="004047FC">
            <w:rPr>
              <w:rFonts w:ascii="宋体" w:eastAsia="宋体" w:hAnsi="宋体"/>
            </w:rPr>
            <w:t>目录</w:t>
          </w:r>
        </w:p>
        <w:p w14:paraId="7936545E" w14:textId="77777777" w:rsidR="0047503A" w:rsidRPr="004047FC" w:rsidRDefault="004047FC">
          <w:pPr>
            <w:pStyle w:val="10"/>
            <w:tabs>
              <w:tab w:val="right" w:leader="dot" w:pos="8306"/>
            </w:tabs>
          </w:pPr>
          <w:r w:rsidRPr="004047FC">
            <w:fldChar w:fldCharType="begin"/>
          </w:r>
          <w:r w:rsidRPr="004047FC">
            <w:instrText xml:space="preserve">TOC \o "1-3" \h \u </w:instrText>
          </w:r>
          <w:r w:rsidRPr="004047FC">
            <w:fldChar w:fldCharType="separate"/>
          </w:r>
          <w:hyperlink w:anchor="_Toc4667" w:history="1">
            <w:r w:rsidRPr="004047FC">
              <w:rPr>
                <w:rFonts w:hint="eastAsia"/>
              </w:rPr>
              <w:t>摘</w:t>
            </w:r>
            <w:r w:rsidRPr="004047FC">
              <w:rPr>
                <w:rFonts w:hint="eastAsia"/>
              </w:rPr>
              <w:t xml:space="preserve">  </w:t>
            </w:r>
            <w:r w:rsidRPr="004047FC">
              <w:rPr>
                <w:rFonts w:hint="eastAsia"/>
              </w:rPr>
              <w:t>要</w:t>
            </w:r>
            <w:r w:rsidRPr="004047FC">
              <w:tab/>
            </w:r>
            <w:r w:rsidRPr="004047FC">
              <w:fldChar w:fldCharType="begin"/>
            </w:r>
            <w:r w:rsidRPr="004047FC">
              <w:instrText xml:space="preserve"> PAGEREF _Toc4667 \h </w:instrText>
            </w:r>
            <w:r w:rsidRPr="004047FC">
              <w:fldChar w:fldCharType="separate"/>
            </w:r>
            <w:r w:rsidRPr="004047FC">
              <w:t>2</w:t>
            </w:r>
            <w:r w:rsidRPr="004047FC">
              <w:fldChar w:fldCharType="end"/>
            </w:r>
          </w:hyperlink>
        </w:p>
        <w:p w14:paraId="344F8F7D" w14:textId="77777777" w:rsidR="0047503A" w:rsidRPr="004047FC" w:rsidRDefault="00381DBD">
          <w:pPr>
            <w:pStyle w:val="10"/>
            <w:tabs>
              <w:tab w:val="right" w:leader="dot" w:pos="8306"/>
            </w:tabs>
          </w:pPr>
          <w:hyperlink w:anchor="_Toc26169" w:history="1">
            <w:r w:rsidR="004047FC" w:rsidRPr="004047FC">
              <w:rPr>
                <w:rFonts w:hint="eastAsia"/>
              </w:rPr>
              <w:t>第</w:t>
            </w:r>
            <w:r w:rsidR="004047FC" w:rsidRPr="004047FC">
              <w:rPr>
                <w:rFonts w:hint="eastAsia"/>
              </w:rPr>
              <w:t>1</w:t>
            </w:r>
            <w:r w:rsidR="004047FC" w:rsidRPr="004047FC">
              <w:rPr>
                <w:rFonts w:hint="eastAsia"/>
              </w:rPr>
              <w:t>章</w:t>
            </w:r>
            <w:r w:rsidR="004047FC" w:rsidRPr="004047FC">
              <w:rPr>
                <w:rFonts w:hint="eastAsia"/>
              </w:rPr>
              <w:t xml:space="preserve"> </w:t>
            </w:r>
            <w:r w:rsidR="004047FC" w:rsidRPr="004047FC">
              <w:rPr>
                <w:rFonts w:hint="eastAsia"/>
              </w:rPr>
              <w:t>绪论</w:t>
            </w:r>
            <w:r w:rsidR="004047FC" w:rsidRPr="004047FC">
              <w:tab/>
            </w:r>
            <w:r w:rsidR="004047FC" w:rsidRPr="004047FC">
              <w:fldChar w:fldCharType="begin"/>
            </w:r>
            <w:r w:rsidR="004047FC" w:rsidRPr="004047FC">
              <w:instrText xml:space="preserve"> PAGEREF _Toc26169 \h </w:instrText>
            </w:r>
            <w:r w:rsidR="004047FC" w:rsidRPr="004047FC">
              <w:fldChar w:fldCharType="separate"/>
            </w:r>
            <w:r w:rsidR="004047FC" w:rsidRPr="004047FC">
              <w:t>3</w:t>
            </w:r>
            <w:r w:rsidR="004047FC" w:rsidRPr="004047FC">
              <w:fldChar w:fldCharType="end"/>
            </w:r>
          </w:hyperlink>
        </w:p>
        <w:p w14:paraId="6B407344" w14:textId="77777777" w:rsidR="0047503A" w:rsidRPr="004047FC" w:rsidRDefault="00381DBD">
          <w:pPr>
            <w:pStyle w:val="20"/>
            <w:tabs>
              <w:tab w:val="right" w:leader="dot" w:pos="8306"/>
            </w:tabs>
          </w:pPr>
          <w:hyperlink w:anchor="_Toc11664" w:history="1">
            <w:r w:rsidR="004047FC" w:rsidRPr="004047FC">
              <w:rPr>
                <w:rFonts w:hint="eastAsia"/>
              </w:rPr>
              <w:t>1.1</w:t>
            </w:r>
            <w:r w:rsidR="004047FC" w:rsidRPr="004047FC">
              <w:rPr>
                <w:rFonts w:hint="eastAsia"/>
              </w:rPr>
              <w:t>研究背景</w:t>
            </w:r>
            <w:r w:rsidR="004047FC" w:rsidRPr="004047FC">
              <w:tab/>
            </w:r>
            <w:r w:rsidR="004047FC" w:rsidRPr="004047FC">
              <w:fldChar w:fldCharType="begin"/>
            </w:r>
            <w:r w:rsidR="004047FC" w:rsidRPr="004047FC">
              <w:instrText xml:space="preserve"> PAGEREF _Toc11664 \h </w:instrText>
            </w:r>
            <w:r w:rsidR="004047FC" w:rsidRPr="004047FC">
              <w:fldChar w:fldCharType="separate"/>
            </w:r>
            <w:r w:rsidR="004047FC" w:rsidRPr="004047FC">
              <w:t>3</w:t>
            </w:r>
            <w:r w:rsidR="004047FC" w:rsidRPr="004047FC">
              <w:fldChar w:fldCharType="end"/>
            </w:r>
          </w:hyperlink>
        </w:p>
        <w:p w14:paraId="2292F523" w14:textId="77777777" w:rsidR="0047503A" w:rsidRPr="004047FC" w:rsidRDefault="00381DBD">
          <w:pPr>
            <w:pStyle w:val="20"/>
            <w:tabs>
              <w:tab w:val="right" w:leader="dot" w:pos="8306"/>
            </w:tabs>
          </w:pPr>
          <w:hyperlink w:anchor="_Toc22538" w:history="1">
            <w:r w:rsidR="004047FC" w:rsidRPr="004047FC">
              <w:rPr>
                <w:rFonts w:hint="eastAsia"/>
              </w:rPr>
              <w:t>1.2</w:t>
            </w:r>
            <w:r w:rsidR="004047FC" w:rsidRPr="004047FC">
              <w:rPr>
                <w:rFonts w:hint="eastAsia"/>
              </w:rPr>
              <w:t>国内外研究现状</w:t>
            </w:r>
            <w:r w:rsidR="004047FC" w:rsidRPr="004047FC">
              <w:tab/>
            </w:r>
            <w:r w:rsidR="004047FC" w:rsidRPr="004047FC">
              <w:fldChar w:fldCharType="begin"/>
            </w:r>
            <w:r w:rsidR="004047FC" w:rsidRPr="004047FC">
              <w:instrText xml:space="preserve"> PAGEREF _Toc22538 \h </w:instrText>
            </w:r>
            <w:r w:rsidR="004047FC" w:rsidRPr="004047FC">
              <w:fldChar w:fldCharType="separate"/>
            </w:r>
            <w:r w:rsidR="004047FC" w:rsidRPr="004047FC">
              <w:t>3</w:t>
            </w:r>
            <w:r w:rsidR="004047FC" w:rsidRPr="004047FC">
              <w:fldChar w:fldCharType="end"/>
            </w:r>
          </w:hyperlink>
        </w:p>
        <w:p w14:paraId="7AD2F5E2" w14:textId="77777777" w:rsidR="0047503A" w:rsidRPr="004047FC" w:rsidRDefault="00381DBD">
          <w:pPr>
            <w:pStyle w:val="20"/>
            <w:tabs>
              <w:tab w:val="right" w:leader="dot" w:pos="8306"/>
            </w:tabs>
          </w:pPr>
          <w:hyperlink w:anchor="_Toc14282" w:history="1">
            <w:r w:rsidR="004047FC" w:rsidRPr="004047FC">
              <w:rPr>
                <w:rFonts w:hint="eastAsia"/>
              </w:rPr>
              <w:t>1.3</w:t>
            </w:r>
            <w:r w:rsidR="004047FC" w:rsidRPr="004047FC">
              <w:rPr>
                <w:rFonts w:hint="eastAsia"/>
              </w:rPr>
              <w:t>本文研究内容</w:t>
            </w:r>
            <w:r w:rsidR="004047FC" w:rsidRPr="004047FC">
              <w:tab/>
            </w:r>
            <w:r w:rsidR="004047FC" w:rsidRPr="004047FC">
              <w:fldChar w:fldCharType="begin"/>
            </w:r>
            <w:r w:rsidR="004047FC" w:rsidRPr="004047FC">
              <w:instrText xml:space="preserve"> PAGEREF _Toc14282 \h </w:instrText>
            </w:r>
            <w:r w:rsidR="004047FC" w:rsidRPr="004047FC">
              <w:fldChar w:fldCharType="separate"/>
            </w:r>
            <w:r w:rsidR="004047FC" w:rsidRPr="004047FC">
              <w:t>5</w:t>
            </w:r>
            <w:r w:rsidR="004047FC" w:rsidRPr="004047FC">
              <w:fldChar w:fldCharType="end"/>
            </w:r>
          </w:hyperlink>
        </w:p>
        <w:p w14:paraId="0A2FEBD2" w14:textId="77777777" w:rsidR="0047503A" w:rsidRPr="004047FC" w:rsidRDefault="00381DBD">
          <w:pPr>
            <w:pStyle w:val="20"/>
            <w:tabs>
              <w:tab w:val="right" w:leader="dot" w:pos="8306"/>
            </w:tabs>
          </w:pPr>
          <w:hyperlink w:anchor="_Toc6381" w:history="1">
            <w:r w:rsidR="004047FC" w:rsidRPr="004047FC">
              <w:rPr>
                <w:rFonts w:hint="eastAsia"/>
              </w:rPr>
              <w:t>1.4</w:t>
            </w:r>
            <w:r w:rsidR="004047FC" w:rsidRPr="004047FC">
              <w:rPr>
                <w:rFonts w:hint="eastAsia"/>
              </w:rPr>
              <w:t>论文结构</w:t>
            </w:r>
            <w:r w:rsidR="004047FC" w:rsidRPr="004047FC">
              <w:tab/>
            </w:r>
            <w:r w:rsidR="004047FC" w:rsidRPr="004047FC">
              <w:fldChar w:fldCharType="begin"/>
            </w:r>
            <w:r w:rsidR="004047FC" w:rsidRPr="004047FC">
              <w:instrText xml:space="preserve"> PAGEREF _Toc6381 \h </w:instrText>
            </w:r>
            <w:r w:rsidR="004047FC" w:rsidRPr="004047FC">
              <w:fldChar w:fldCharType="separate"/>
            </w:r>
            <w:r w:rsidR="004047FC" w:rsidRPr="004047FC">
              <w:t>6</w:t>
            </w:r>
            <w:r w:rsidR="004047FC" w:rsidRPr="004047FC">
              <w:fldChar w:fldCharType="end"/>
            </w:r>
          </w:hyperlink>
        </w:p>
        <w:p w14:paraId="6B768F8F" w14:textId="77777777" w:rsidR="0047503A" w:rsidRPr="004047FC" w:rsidRDefault="00381DBD">
          <w:pPr>
            <w:pStyle w:val="10"/>
            <w:tabs>
              <w:tab w:val="right" w:leader="dot" w:pos="8306"/>
            </w:tabs>
          </w:pPr>
          <w:hyperlink w:anchor="_Toc23177" w:history="1">
            <w:r w:rsidR="004047FC" w:rsidRPr="004047FC">
              <w:rPr>
                <w:rFonts w:hint="eastAsia"/>
              </w:rPr>
              <w:t>第</w:t>
            </w:r>
            <w:r w:rsidR="004047FC" w:rsidRPr="004047FC">
              <w:rPr>
                <w:rFonts w:hint="eastAsia"/>
              </w:rPr>
              <w:t>2</w:t>
            </w:r>
            <w:r w:rsidR="004047FC" w:rsidRPr="004047FC">
              <w:rPr>
                <w:rFonts w:hint="eastAsia"/>
              </w:rPr>
              <w:t>章</w:t>
            </w:r>
            <w:r w:rsidR="004047FC" w:rsidRPr="004047FC">
              <w:rPr>
                <w:rFonts w:hint="eastAsia"/>
              </w:rPr>
              <w:t xml:space="preserve"> </w:t>
            </w:r>
            <w:r w:rsidR="004047FC" w:rsidRPr="004047FC">
              <w:rPr>
                <w:rFonts w:hint="eastAsia"/>
              </w:rPr>
              <w:t>相关理论与技术</w:t>
            </w:r>
            <w:r w:rsidR="004047FC" w:rsidRPr="004047FC">
              <w:tab/>
            </w:r>
            <w:r w:rsidR="004047FC" w:rsidRPr="004047FC">
              <w:fldChar w:fldCharType="begin"/>
            </w:r>
            <w:r w:rsidR="004047FC" w:rsidRPr="004047FC">
              <w:instrText xml:space="preserve"> PAGEREF _Toc23177 \h </w:instrText>
            </w:r>
            <w:r w:rsidR="004047FC" w:rsidRPr="004047FC">
              <w:fldChar w:fldCharType="separate"/>
            </w:r>
            <w:r w:rsidR="004047FC" w:rsidRPr="004047FC">
              <w:t>6</w:t>
            </w:r>
            <w:r w:rsidR="004047FC" w:rsidRPr="004047FC">
              <w:fldChar w:fldCharType="end"/>
            </w:r>
          </w:hyperlink>
        </w:p>
        <w:p w14:paraId="3E6E4A99" w14:textId="77777777" w:rsidR="0047503A" w:rsidRPr="004047FC" w:rsidRDefault="00381DBD">
          <w:pPr>
            <w:pStyle w:val="20"/>
            <w:tabs>
              <w:tab w:val="right" w:leader="dot" w:pos="8306"/>
            </w:tabs>
          </w:pPr>
          <w:hyperlink w:anchor="_Toc29720" w:history="1">
            <w:r w:rsidR="004047FC" w:rsidRPr="004047FC">
              <w:rPr>
                <w:rFonts w:hint="eastAsia"/>
              </w:rPr>
              <w:t>2.1 Web</w:t>
            </w:r>
            <w:r w:rsidR="004047FC" w:rsidRPr="004047FC">
              <w:rPr>
                <w:rFonts w:hint="eastAsia"/>
              </w:rPr>
              <w:t>前端相关技术</w:t>
            </w:r>
            <w:r w:rsidR="004047FC" w:rsidRPr="004047FC">
              <w:tab/>
            </w:r>
            <w:r w:rsidR="004047FC" w:rsidRPr="004047FC">
              <w:fldChar w:fldCharType="begin"/>
            </w:r>
            <w:r w:rsidR="004047FC" w:rsidRPr="004047FC">
              <w:instrText xml:space="preserve"> PAGEREF _Toc29720 \h </w:instrText>
            </w:r>
            <w:r w:rsidR="004047FC" w:rsidRPr="004047FC">
              <w:fldChar w:fldCharType="separate"/>
            </w:r>
            <w:r w:rsidR="004047FC" w:rsidRPr="004047FC">
              <w:t>6</w:t>
            </w:r>
            <w:r w:rsidR="004047FC" w:rsidRPr="004047FC">
              <w:fldChar w:fldCharType="end"/>
            </w:r>
          </w:hyperlink>
        </w:p>
        <w:p w14:paraId="2830ADEB" w14:textId="77777777" w:rsidR="0047503A" w:rsidRPr="004047FC" w:rsidRDefault="00381DBD">
          <w:pPr>
            <w:pStyle w:val="20"/>
            <w:tabs>
              <w:tab w:val="right" w:leader="dot" w:pos="8306"/>
            </w:tabs>
          </w:pPr>
          <w:hyperlink w:anchor="_Toc9206" w:history="1">
            <w:r w:rsidR="004047FC" w:rsidRPr="004047FC">
              <w:rPr>
                <w:rFonts w:hint="eastAsia"/>
              </w:rPr>
              <w:t xml:space="preserve">2.2 </w:t>
            </w:r>
            <w:r w:rsidR="004047FC" w:rsidRPr="004047FC">
              <w:rPr>
                <w:rFonts w:hint="eastAsia"/>
              </w:rPr>
              <w:t>服务器端相关技术</w:t>
            </w:r>
            <w:r w:rsidR="004047FC" w:rsidRPr="004047FC">
              <w:tab/>
            </w:r>
            <w:r w:rsidR="004047FC" w:rsidRPr="004047FC">
              <w:fldChar w:fldCharType="begin"/>
            </w:r>
            <w:r w:rsidR="004047FC" w:rsidRPr="004047FC">
              <w:instrText xml:space="preserve"> PAGEREF _Toc9206 \h </w:instrText>
            </w:r>
            <w:r w:rsidR="004047FC" w:rsidRPr="004047FC">
              <w:fldChar w:fldCharType="separate"/>
            </w:r>
            <w:r w:rsidR="004047FC" w:rsidRPr="004047FC">
              <w:t>8</w:t>
            </w:r>
            <w:r w:rsidR="004047FC" w:rsidRPr="004047FC">
              <w:fldChar w:fldCharType="end"/>
            </w:r>
          </w:hyperlink>
        </w:p>
        <w:p w14:paraId="6E8CDE25" w14:textId="77777777" w:rsidR="0047503A" w:rsidRPr="004047FC" w:rsidRDefault="00381DBD">
          <w:pPr>
            <w:pStyle w:val="20"/>
            <w:tabs>
              <w:tab w:val="right" w:leader="dot" w:pos="8306"/>
            </w:tabs>
          </w:pPr>
          <w:hyperlink w:anchor="_Toc6062" w:history="1">
            <w:r w:rsidR="004047FC" w:rsidRPr="004047FC">
              <w:rPr>
                <w:rFonts w:hint="eastAsia"/>
              </w:rPr>
              <w:t xml:space="preserve">2.3 </w:t>
            </w:r>
            <w:r w:rsidR="004047FC" w:rsidRPr="004047FC">
              <w:rPr>
                <w:rFonts w:hint="eastAsia"/>
              </w:rPr>
              <w:t>移动端相关技术</w:t>
            </w:r>
            <w:r w:rsidR="004047FC" w:rsidRPr="004047FC">
              <w:tab/>
            </w:r>
            <w:r w:rsidR="004047FC" w:rsidRPr="004047FC">
              <w:fldChar w:fldCharType="begin"/>
            </w:r>
            <w:r w:rsidR="004047FC" w:rsidRPr="004047FC">
              <w:instrText xml:space="preserve"> PAGEREF _Toc6062 \h </w:instrText>
            </w:r>
            <w:r w:rsidR="004047FC" w:rsidRPr="004047FC">
              <w:fldChar w:fldCharType="separate"/>
            </w:r>
            <w:r w:rsidR="004047FC" w:rsidRPr="004047FC">
              <w:t>10</w:t>
            </w:r>
            <w:r w:rsidR="004047FC" w:rsidRPr="004047FC">
              <w:fldChar w:fldCharType="end"/>
            </w:r>
          </w:hyperlink>
        </w:p>
        <w:p w14:paraId="2D33201D" w14:textId="77777777" w:rsidR="0047503A" w:rsidRPr="004047FC" w:rsidRDefault="00381DBD">
          <w:pPr>
            <w:pStyle w:val="20"/>
            <w:tabs>
              <w:tab w:val="right" w:leader="dot" w:pos="8306"/>
            </w:tabs>
          </w:pPr>
          <w:hyperlink w:anchor="_Toc1981" w:history="1">
            <w:r w:rsidR="004047FC" w:rsidRPr="004047FC">
              <w:rPr>
                <w:rFonts w:hint="eastAsia"/>
              </w:rPr>
              <w:t xml:space="preserve">2.4 </w:t>
            </w:r>
            <w:r w:rsidR="004047FC" w:rsidRPr="004047FC">
              <w:rPr>
                <w:rFonts w:hint="eastAsia"/>
              </w:rPr>
              <w:t>流媒体相关技术</w:t>
            </w:r>
            <w:r w:rsidR="004047FC" w:rsidRPr="004047FC">
              <w:tab/>
            </w:r>
            <w:r w:rsidR="004047FC" w:rsidRPr="004047FC">
              <w:fldChar w:fldCharType="begin"/>
            </w:r>
            <w:r w:rsidR="004047FC" w:rsidRPr="004047FC">
              <w:instrText xml:space="preserve"> PAGEREF _Toc1981 \h </w:instrText>
            </w:r>
            <w:r w:rsidR="004047FC" w:rsidRPr="004047FC">
              <w:fldChar w:fldCharType="separate"/>
            </w:r>
            <w:r w:rsidR="004047FC" w:rsidRPr="004047FC">
              <w:t>10</w:t>
            </w:r>
            <w:r w:rsidR="004047FC" w:rsidRPr="004047FC">
              <w:fldChar w:fldCharType="end"/>
            </w:r>
          </w:hyperlink>
        </w:p>
        <w:p w14:paraId="1D63B6F4" w14:textId="77777777" w:rsidR="0047503A" w:rsidRPr="004047FC" w:rsidRDefault="00381DBD">
          <w:pPr>
            <w:pStyle w:val="20"/>
            <w:tabs>
              <w:tab w:val="right" w:leader="dot" w:pos="8306"/>
            </w:tabs>
          </w:pPr>
          <w:hyperlink w:anchor="_Toc5726" w:history="1">
            <w:r w:rsidR="004047FC" w:rsidRPr="004047FC">
              <w:rPr>
                <w:rFonts w:hint="eastAsia"/>
              </w:rPr>
              <w:t xml:space="preserve">2.5 </w:t>
            </w:r>
            <w:r w:rsidR="004047FC" w:rsidRPr="004047FC">
              <w:rPr>
                <w:rFonts w:hint="eastAsia"/>
              </w:rPr>
              <w:t>相关工具</w:t>
            </w:r>
            <w:r w:rsidR="004047FC" w:rsidRPr="004047FC">
              <w:tab/>
            </w:r>
            <w:r w:rsidR="004047FC" w:rsidRPr="004047FC">
              <w:fldChar w:fldCharType="begin"/>
            </w:r>
            <w:r w:rsidR="004047FC" w:rsidRPr="004047FC">
              <w:instrText xml:space="preserve"> PAGEREF _Toc5726 \h </w:instrText>
            </w:r>
            <w:r w:rsidR="004047FC" w:rsidRPr="004047FC">
              <w:fldChar w:fldCharType="separate"/>
            </w:r>
            <w:r w:rsidR="004047FC" w:rsidRPr="004047FC">
              <w:t>11</w:t>
            </w:r>
            <w:r w:rsidR="004047FC" w:rsidRPr="004047FC">
              <w:fldChar w:fldCharType="end"/>
            </w:r>
          </w:hyperlink>
        </w:p>
        <w:p w14:paraId="156E6DE2" w14:textId="77777777" w:rsidR="0047503A" w:rsidRPr="004047FC" w:rsidRDefault="00381DBD">
          <w:pPr>
            <w:pStyle w:val="20"/>
            <w:tabs>
              <w:tab w:val="right" w:leader="dot" w:pos="8306"/>
            </w:tabs>
          </w:pPr>
          <w:hyperlink w:anchor="_Toc19644" w:history="1">
            <w:r w:rsidR="004047FC" w:rsidRPr="004047FC">
              <w:rPr>
                <w:rFonts w:hint="eastAsia"/>
              </w:rPr>
              <w:t xml:space="preserve">2.6 </w:t>
            </w:r>
            <w:r w:rsidR="004047FC" w:rsidRPr="004047FC">
              <w:rPr>
                <w:rFonts w:hint="eastAsia"/>
              </w:rPr>
              <w:t>本章小结</w:t>
            </w:r>
            <w:r w:rsidR="004047FC" w:rsidRPr="004047FC">
              <w:tab/>
            </w:r>
            <w:r w:rsidR="004047FC" w:rsidRPr="004047FC">
              <w:fldChar w:fldCharType="begin"/>
            </w:r>
            <w:r w:rsidR="004047FC" w:rsidRPr="004047FC">
              <w:instrText xml:space="preserve"> PAGEREF _Toc19644 \h </w:instrText>
            </w:r>
            <w:r w:rsidR="004047FC" w:rsidRPr="004047FC">
              <w:fldChar w:fldCharType="separate"/>
            </w:r>
            <w:r w:rsidR="004047FC" w:rsidRPr="004047FC">
              <w:t>11</w:t>
            </w:r>
            <w:r w:rsidR="004047FC" w:rsidRPr="004047FC">
              <w:fldChar w:fldCharType="end"/>
            </w:r>
          </w:hyperlink>
        </w:p>
        <w:p w14:paraId="487A3644" w14:textId="77777777" w:rsidR="0047503A" w:rsidRPr="004047FC" w:rsidRDefault="00381DBD">
          <w:pPr>
            <w:pStyle w:val="10"/>
            <w:tabs>
              <w:tab w:val="right" w:leader="dot" w:pos="8306"/>
            </w:tabs>
          </w:pPr>
          <w:hyperlink w:anchor="_Toc18129" w:history="1">
            <w:r w:rsidR="004047FC" w:rsidRPr="004047FC">
              <w:rPr>
                <w:rFonts w:hint="eastAsia"/>
              </w:rPr>
              <w:t>第</w:t>
            </w:r>
            <w:r w:rsidR="004047FC" w:rsidRPr="004047FC">
              <w:rPr>
                <w:rFonts w:hint="eastAsia"/>
              </w:rPr>
              <w:t>3</w:t>
            </w:r>
            <w:r w:rsidR="004047FC" w:rsidRPr="004047FC">
              <w:rPr>
                <w:rFonts w:hint="eastAsia"/>
              </w:rPr>
              <w:t>章</w:t>
            </w:r>
            <w:r w:rsidR="004047FC" w:rsidRPr="004047FC">
              <w:rPr>
                <w:rFonts w:hint="eastAsia"/>
              </w:rPr>
              <w:t xml:space="preserve"> </w:t>
            </w:r>
            <w:r w:rsidR="004047FC" w:rsidRPr="004047FC">
              <w:rPr>
                <w:rFonts w:hint="eastAsia"/>
              </w:rPr>
              <w:t>系统需求分析</w:t>
            </w:r>
            <w:r w:rsidR="004047FC" w:rsidRPr="004047FC">
              <w:tab/>
            </w:r>
            <w:r w:rsidR="004047FC" w:rsidRPr="004047FC">
              <w:fldChar w:fldCharType="begin"/>
            </w:r>
            <w:r w:rsidR="004047FC" w:rsidRPr="004047FC">
              <w:instrText xml:space="preserve"> PAGEREF _Toc18129 \h </w:instrText>
            </w:r>
            <w:r w:rsidR="004047FC" w:rsidRPr="004047FC">
              <w:fldChar w:fldCharType="separate"/>
            </w:r>
            <w:r w:rsidR="004047FC" w:rsidRPr="004047FC">
              <w:t>12</w:t>
            </w:r>
            <w:r w:rsidR="004047FC" w:rsidRPr="004047FC">
              <w:fldChar w:fldCharType="end"/>
            </w:r>
          </w:hyperlink>
        </w:p>
        <w:p w14:paraId="1380AD44" w14:textId="77777777" w:rsidR="0047503A" w:rsidRPr="004047FC" w:rsidRDefault="00381DBD">
          <w:pPr>
            <w:pStyle w:val="20"/>
            <w:tabs>
              <w:tab w:val="right" w:leader="dot" w:pos="8306"/>
            </w:tabs>
          </w:pPr>
          <w:hyperlink w:anchor="_Toc30004" w:history="1">
            <w:r w:rsidR="004047FC" w:rsidRPr="004047FC">
              <w:rPr>
                <w:rFonts w:hint="eastAsia"/>
              </w:rPr>
              <w:t xml:space="preserve">3.1 </w:t>
            </w:r>
            <w:r w:rsidR="004047FC" w:rsidRPr="004047FC">
              <w:rPr>
                <w:rFonts w:hint="eastAsia"/>
              </w:rPr>
              <w:t>用户角色分析</w:t>
            </w:r>
            <w:r w:rsidR="004047FC" w:rsidRPr="004047FC">
              <w:tab/>
            </w:r>
            <w:r w:rsidR="004047FC" w:rsidRPr="004047FC">
              <w:fldChar w:fldCharType="begin"/>
            </w:r>
            <w:r w:rsidR="004047FC" w:rsidRPr="004047FC">
              <w:instrText xml:space="preserve"> PAGEREF _Toc30004 \h </w:instrText>
            </w:r>
            <w:r w:rsidR="004047FC" w:rsidRPr="004047FC">
              <w:fldChar w:fldCharType="separate"/>
            </w:r>
            <w:r w:rsidR="004047FC" w:rsidRPr="004047FC">
              <w:t>12</w:t>
            </w:r>
            <w:r w:rsidR="004047FC" w:rsidRPr="004047FC">
              <w:fldChar w:fldCharType="end"/>
            </w:r>
          </w:hyperlink>
        </w:p>
        <w:p w14:paraId="4A83C605" w14:textId="77777777" w:rsidR="0047503A" w:rsidRPr="004047FC" w:rsidRDefault="00381DBD">
          <w:pPr>
            <w:pStyle w:val="20"/>
            <w:tabs>
              <w:tab w:val="right" w:leader="dot" w:pos="8306"/>
            </w:tabs>
          </w:pPr>
          <w:hyperlink w:anchor="_Toc30614" w:history="1">
            <w:r w:rsidR="004047FC" w:rsidRPr="004047FC">
              <w:rPr>
                <w:rFonts w:hint="eastAsia"/>
              </w:rPr>
              <w:t xml:space="preserve">3.2 </w:t>
            </w:r>
            <w:r w:rsidR="004047FC" w:rsidRPr="004047FC">
              <w:rPr>
                <w:rFonts w:hint="eastAsia"/>
              </w:rPr>
              <w:t>功能需求分析</w:t>
            </w:r>
            <w:r w:rsidR="004047FC" w:rsidRPr="004047FC">
              <w:tab/>
            </w:r>
            <w:r w:rsidR="004047FC" w:rsidRPr="004047FC">
              <w:fldChar w:fldCharType="begin"/>
            </w:r>
            <w:r w:rsidR="004047FC" w:rsidRPr="004047FC">
              <w:instrText xml:space="preserve"> PAGEREF _Toc30614 \h </w:instrText>
            </w:r>
            <w:r w:rsidR="004047FC" w:rsidRPr="004047FC">
              <w:fldChar w:fldCharType="separate"/>
            </w:r>
            <w:r w:rsidR="004047FC" w:rsidRPr="004047FC">
              <w:t>14</w:t>
            </w:r>
            <w:r w:rsidR="004047FC" w:rsidRPr="004047FC">
              <w:fldChar w:fldCharType="end"/>
            </w:r>
          </w:hyperlink>
        </w:p>
        <w:p w14:paraId="3C50901F" w14:textId="77777777" w:rsidR="0047503A" w:rsidRPr="004047FC" w:rsidRDefault="00381DBD">
          <w:pPr>
            <w:pStyle w:val="20"/>
            <w:tabs>
              <w:tab w:val="right" w:leader="dot" w:pos="8306"/>
            </w:tabs>
          </w:pPr>
          <w:hyperlink w:anchor="_Toc23939" w:history="1">
            <w:r w:rsidR="004047FC" w:rsidRPr="004047FC">
              <w:rPr>
                <w:rFonts w:hint="eastAsia"/>
              </w:rPr>
              <w:t>3.3</w:t>
            </w:r>
            <w:r w:rsidR="004047FC" w:rsidRPr="004047FC">
              <w:rPr>
                <w:rFonts w:hint="eastAsia"/>
              </w:rPr>
              <w:t>系统流程分析</w:t>
            </w:r>
            <w:r w:rsidR="004047FC" w:rsidRPr="004047FC">
              <w:tab/>
            </w:r>
            <w:r w:rsidR="004047FC" w:rsidRPr="004047FC">
              <w:fldChar w:fldCharType="begin"/>
            </w:r>
            <w:r w:rsidR="004047FC" w:rsidRPr="004047FC">
              <w:instrText xml:space="preserve"> PAGEREF _Toc23939 \h </w:instrText>
            </w:r>
            <w:r w:rsidR="004047FC" w:rsidRPr="004047FC">
              <w:fldChar w:fldCharType="separate"/>
            </w:r>
            <w:r w:rsidR="004047FC" w:rsidRPr="004047FC">
              <w:t>16</w:t>
            </w:r>
            <w:r w:rsidR="004047FC" w:rsidRPr="004047FC">
              <w:fldChar w:fldCharType="end"/>
            </w:r>
          </w:hyperlink>
        </w:p>
        <w:p w14:paraId="79B5DB16" w14:textId="77777777" w:rsidR="0047503A" w:rsidRPr="004047FC" w:rsidRDefault="00381DBD">
          <w:pPr>
            <w:pStyle w:val="20"/>
            <w:tabs>
              <w:tab w:val="right" w:leader="dot" w:pos="8306"/>
            </w:tabs>
          </w:pPr>
          <w:hyperlink w:anchor="_Toc25458" w:history="1">
            <w:r w:rsidR="004047FC" w:rsidRPr="004047FC">
              <w:rPr>
                <w:rFonts w:hint="eastAsia"/>
              </w:rPr>
              <w:t xml:space="preserve">3.4 </w:t>
            </w:r>
            <w:r w:rsidR="004047FC" w:rsidRPr="004047FC">
              <w:rPr>
                <w:rFonts w:hint="eastAsia"/>
              </w:rPr>
              <w:t>可行性分析</w:t>
            </w:r>
            <w:r w:rsidR="004047FC" w:rsidRPr="004047FC">
              <w:tab/>
            </w:r>
            <w:r w:rsidR="004047FC" w:rsidRPr="004047FC">
              <w:fldChar w:fldCharType="begin"/>
            </w:r>
            <w:r w:rsidR="004047FC" w:rsidRPr="004047FC">
              <w:instrText xml:space="preserve"> PAGEREF _Toc25458 \h </w:instrText>
            </w:r>
            <w:r w:rsidR="004047FC" w:rsidRPr="004047FC">
              <w:fldChar w:fldCharType="separate"/>
            </w:r>
            <w:r w:rsidR="004047FC" w:rsidRPr="004047FC">
              <w:t>16</w:t>
            </w:r>
            <w:r w:rsidR="004047FC" w:rsidRPr="004047FC">
              <w:fldChar w:fldCharType="end"/>
            </w:r>
          </w:hyperlink>
        </w:p>
        <w:p w14:paraId="50A2D56D" w14:textId="77777777" w:rsidR="0047503A" w:rsidRPr="004047FC" w:rsidRDefault="00381DBD">
          <w:pPr>
            <w:pStyle w:val="20"/>
            <w:tabs>
              <w:tab w:val="right" w:leader="dot" w:pos="8306"/>
            </w:tabs>
          </w:pPr>
          <w:hyperlink w:anchor="_Toc28081" w:history="1">
            <w:r w:rsidR="004047FC" w:rsidRPr="004047FC">
              <w:rPr>
                <w:rFonts w:hint="eastAsia"/>
              </w:rPr>
              <w:t xml:space="preserve">3.5 </w:t>
            </w:r>
            <w:r w:rsidR="004047FC" w:rsidRPr="004047FC">
              <w:rPr>
                <w:rFonts w:hint="eastAsia"/>
              </w:rPr>
              <w:t>系统的性能需求分析</w:t>
            </w:r>
            <w:r w:rsidR="004047FC" w:rsidRPr="004047FC">
              <w:tab/>
            </w:r>
            <w:r w:rsidR="004047FC" w:rsidRPr="004047FC">
              <w:fldChar w:fldCharType="begin"/>
            </w:r>
            <w:r w:rsidR="004047FC" w:rsidRPr="004047FC">
              <w:instrText xml:space="preserve"> PAGEREF _Toc28081 \h </w:instrText>
            </w:r>
            <w:r w:rsidR="004047FC" w:rsidRPr="004047FC">
              <w:fldChar w:fldCharType="separate"/>
            </w:r>
            <w:r w:rsidR="004047FC" w:rsidRPr="004047FC">
              <w:t>17</w:t>
            </w:r>
            <w:r w:rsidR="004047FC" w:rsidRPr="004047FC">
              <w:fldChar w:fldCharType="end"/>
            </w:r>
          </w:hyperlink>
        </w:p>
        <w:p w14:paraId="11E288F2" w14:textId="77777777" w:rsidR="0047503A" w:rsidRPr="004047FC" w:rsidRDefault="00381DBD">
          <w:pPr>
            <w:pStyle w:val="20"/>
            <w:tabs>
              <w:tab w:val="right" w:leader="dot" w:pos="8306"/>
            </w:tabs>
          </w:pPr>
          <w:hyperlink w:anchor="_Toc28994" w:history="1">
            <w:r w:rsidR="004047FC" w:rsidRPr="004047FC">
              <w:rPr>
                <w:rFonts w:hint="eastAsia"/>
              </w:rPr>
              <w:t xml:space="preserve">3.6 </w:t>
            </w:r>
            <w:r w:rsidR="004047FC" w:rsidRPr="004047FC">
              <w:rPr>
                <w:rFonts w:hint="eastAsia"/>
              </w:rPr>
              <w:t>本章小结</w:t>
            </w:r>
            <w:r w:rsidR="004047FC" w:rsidRPr="004047FC">
              <w:tab/>
            </w:r>
            <w:r w:rsidR="004047FC" w:rsidRPr="004047FC">
              <w:fldChar w:fldCharType="begin"/>
            </w:r>
            <w:r w:rsidR="004047FC" w:rsidRPr="004047FC">
              <w:instrText xml:space="preserve"> PAGEREF _Toc28994 \h </w:instrText>
            </w:r>
            <w:r w:rsidR="004047FC" w:rsidRPr="004047FC">
              <w:fldChar w:fldCharType="separate"/>
            </w:r>
            <w:r w:rsidR="004047FC" w:rsidRPr="004047FC">
              <w:t>18</w:t>
            </w:r>
            <w:r w:rsidR="004047FC" w:rsidRPr="004047FC">
              <w:fldChar w:fldCharType="end"/>
            </w:r>
          </w:hyperlink>
        </w:p>
        <w:p w14:paraId="3AAC774B" w14:textId="77777777" w:rsidR="0047503A" w:rsidRPr="004047FC" w:rsidRDefault="00381DBD">
          <w:pPr>
            <w:pStyle w:val="10"/>
            <w:tabs>
              <w:tab w:val="right" w:leader="dot" w:pos="8306"/>
            </w:tabs>
          </w:pPr>
          <w:hyperlink w:anchor="_Toc23634" w:history="1">
            <w:r w:rsidR="004047FC" w:rsidRPr="004047FC">
              <w:rPr>
                <w:rFonts w:hint="eastAsia"/>
              </w:rPr>
              <w:t>第</w:t>
            </w:r>
            <w:r w:rsidR="004047FC" w:rsidRPr="004047FC">
              <w:rPr>
                <w:rFonts w:hint="eastAsia"/>
              </w:rPr>
              <w:t>4</w:t>
            </w:r>
            <w:r w:rsidR="004047FC" w:rsidRPr="004047FC">
              <w:rPr>
                <w:rFonts w:hint="eastAsia"/>
              </w:rPr>
              <w:t>章</w:t>
            </w:r>
            <w:r w:rsidR="004047FC" w:rsidRPr="004047FC">
              <w:rPr>
                <w:rFonts w:hint="eastAsia"/>
              </w:rPr>
              <w:t xml:space="preserve"> </w:t>
            </w:r>
            <w:r w:rsidR="004047FC" w:rsidRPr="004047FC">
              <w:rPr>
                <w:rFonts w:hint="eastAsia"/>
              </w:rPr>
              <w:t>系统总体设计</w:t>
            </w:r>
            <w:r w:rsidR="004047FC" w:rsidRPr="004047FC">
              <w:tab/>
            </w:r>
            <w:r w:rsidR="004047FC" w:rsidRPr="004047FC">
              <w:fldChar w:fldCharType="begin"/>
            </w:r>
            <w:r w:rsidR="004047FC" w:rsidRPr="004047FC">
              <w:instrText xml:space="preserve"> PAGEREF _Toc23634 \h </w:instrText>
            </w:r>
            <w:r w:rsidR="004047FC" w:rsidRPr="004047FC">
              <w:fldChar w:fldCharType="separate"/>
            </w:r>
            <w:r w:rsidR="004047FC" w:rsidRPr="004047FC">
              <w:t>18</w:t>
            </w:r>
            <w:r w:rsidR="004047FC" w:rsidRPr="004047FC">
              <w:fldChar w:fldCharType="end"/>
            </w:r>
          </w:hyperlink>
        </w:p>
        <w:p w14:paraId="056947C0" w14:textId="77777777" w:rsidR="0047503A" w:rsidRPr="004047FC" w:rsidRDefault="00381DBD">
          <w:pPr>
            <w:pStyle w:val="20"/>
            <w:tabs>
              <w:tab w:val="right" w:leader="dot" w:pos="8306"/>
            </w:tabs>
          </w:pPr>
          <w:hyperlink w:anchor="_Toc25549" w:history="1">
            <w:r w:rsidR="004047FC" w:rsidRPr="004047FC">
              <w:rPr>
                <w:rFonts w:hint="eastAsia"/>
              </w:rPr>
              <w:t xml:space="preserve">4.1 </w:t>
            </w:r>
            <w:r w:rsidR="004047FC" w:rsidRPr="004047FC">
              <w:rPr>
                <w:rFonts w:hint="eastAsia"/>
              </w:rPr>
              <w:t>系统架构设计</w:t>
            </w:r>
            <w:r w:rsidR="004047FC" w:rsidRPr="004047FC">
              <w:tab/>
            </w:r>
            <w:r w:rsidR="004047FC" w:rsidRPr="004047FC">
              <w:fldChar w:fldCharType="begin"/>
            </w:r>
            <w:r w:rsidR="004047FC" w:rsidRPr="004047FC">
              <w:instrText xml:space="preserve"> PAGEREF _Toc25549 \h </w:instrText>
            </w:r>
            <w:r w:rsidR="004047FC" w:rsidRPr="004047FC">
              <w:fldChar w:fldCharType="separate"/>
            </w:r>
            <w:r w:rsidR="004047FC" w:rsidRPr="004047FC">
              <w:t>18</w:t>
            </w:r>
            <w:r w:rsidR="004047FC" w:rsidRPr="004047FC">
              <w:fldChar w:fldCharType="end"/>
            </w:r>
          </w:hyperlink>
        </w:p>
        <w:p w14:paraId="32F23983" w14:textId="77777777" w:rsidR="0047503A" w:rsidRPr="004047FC" w:rsidRDefault="00381DBD">
          <w:pPr>
            <w:pStyle w:val="30"/>
            <w:tabs>
              <w:tab w:val="right" w:leader="dot" w:pos="8306"/>
            </w:tabs>
          </w:pPr>
          <w:hyperlink w:anchor="_Toc13706" w:history="1">
            <w:r w:rsidR="004047FC" w:rsidRPr="004047FC">
              <w:rPr>
                <w:rFonts w:hint="eastAsia"/>
              </w:rPr>
              <w:t xml:space="preserve">4.1.1 </w:t>
            </w:r>
            <w:r w:rsidR="004047FC" w:rsidRPr="004047FC">
              <w:rPr>
                <w:rFonts w:hint="eastAsia"/>
              </w:rPr>
              <w:t>系统物理架构设计</w:t>
            </w:r>
            <w:r w:rsidR="004047FC" w:rsidRPr="004047FC">
              <w:tab/>
            </w:r>
            <w:r w:rsidR="004047FC" w:rsidRPr="004047FC">
              <w:fldChar w:fldCharType="begin"/>
            </w:r>
            <w:r w:rsidR="004047FC" w:rsidRPr="004047FC">
              <w:instrText xml:space="preserve"> PAGEREF _Toc13706 \h </w:instrText>
            </w:r>
            <w:r w:rsidR="004047FC" w:rsidRPr="004047FC">
              <w:fldChar w:fldCharType="separate"/>
            </w:r>
            <w:r w:rsidR="004047FC" w:rsidRPr="004047FC">
              <w:t>18</w:t>
            </w:r>
            <w:r w:rsidR="004047FC" w:rsidRPr="004047FC">
              <w:fldChar w:fldCharType="end"/>
            </w:r>
          </w:hyperlink>
        </w:p>
        <w:p w14:paraId="1195293D" w14:textId="77777777" w:rsidR="0047503A" w:rsidRPr="004047FC" w:rsidRDefault="00381DBD">
          <w:pPr>
            <w:pStyle w:val="30"/>
            <w:tabs>
              <w:tab w:val="right" w:leader="dot" w:pos="8306"/>
            </w:tabs>
          </w:pPr>
          <w:hyperlink w:anchor="_Toc309" w:history="1">
            <w:r w:rsidR="004047FC" w:rsidRPr="004047FC">
              <w:rPr>
                <w:rFonts w:hint="eastAsia"/>
              </w:rPr>
              <w:t xml:space="preserve">4.1.2 </w:t>
            </w:r>
            <w:r w:rsidR="004047FC" w:rsidRPr="004047FC">
              <w:rPr>
                <w:rFonts w:hint="eastAsia"/>
              </w:rPr>
              <w:t>系统逻辑架构设计</w:t>
            </w:r>
            <w:r w:rsidR="004047FC" w:rsidRPr="004047FC">
              <w:tab/>
            </w:r>
            <w:r w:rsidR="004047FC" w:rsidRPr="004047FC">
              <w:fldChar w:fldCharType="begin"/>
            </w:r>
            <w:r w:rsidR="004047FC" w:rsidRPr="004047FC">
              <w:instrText xml:space="preserve"> PAGEREF _Toc309 \h </w:instrText>
            </w:r>
            <w:r w:rsidR="004047FC" w:rsidRPr="004047FC">
              <w:fldChar w:fldCharType="separate"/>
            </w:r>
            <w:r w:rsidR="004047FC" w:rsidRPr="004047FC">
              <w:t>19</w:t>
            </w:r>
            <w:r w:rsidR="004047FC" w:rsidRPr="004047FC">
              <w:fldChar w:fldCharType="end"/>
            </w:r>
          </w:hyperlink>
        </w:p>
        <w:p w14:paraId="225BCA0D" w14:textId="77777777" w:rsidR="0047503A" w:rsidRPr="004047FC" w:rsidRDefault="00381DBD">
          <w:pPr>
            <w:pStyle w:val="20"/>
            <w:tabs>
              <w:tab w:val="right" w:leader="dot" w:pos="8306"/>
            </w:tabs>
          </w:pPr>
          <w:hyperlink w:anchor="_Toc12095" w:history="1">
            <w:r w:rsidR="004047FC" w:rsidRPr="004047FC">
              <w:rPr>
                <w:rFonts w:hint="eastAsia"/>
              </w:rPr>
              <w:t xml:space="preserve">4.2 </w:t>
            </w:r>
            <w:r w:rsidR="004047FC" w:rsidRPr="004047FC">
              <w:rPr>
                <w:rFonts w:hint="eastAsia"/>
              </w:rPr>
              <w:t>功能模块设计</w:t>
            </w:r>
            <w:r w:rsidR="004047FC" w:rsidRPr="004047FC">
              <w:tab/>
            </w:r>
            <w:r w:rsidR="004047FC" w:rsidRPr="004047FC">
              <w:fldChar w:fldCharType="begin"/>
            </w:r>
            <w:r w:rsidR="004047FC" w:rsidRPr="004047FC">
              <w:instrText xml:space="preserve"> PAGEREF _Toc12095 \h </w:instrText>
            </w:r>
            <w:r w:rsidR="004047FC" w:rsidRPr="004047FC">
              <w:fldChar w:fldCharType="separate"/>
            </w:r>
            <w:r w:rsidR="004047FC" w:rsidRPr="004047FC">
              <w:t>20</w:t>
            </w:r>
            <w:r w:rsidR="004047FC" w:rsidRPr="004047FC">
              <w:fldChar w:fldCharType="end"/>
            </w:r>
          </w:hyperlink>
        </w:p>
        <w:p w14:paraId="366313BD" w14:textId="77777777" w:rsidR="0047503A" w:rsidRPr="004047FC" w:rsidRDefault="00381DBD">
          <w:pPr>
            <w:pStyle w:val="30"/>
            <w:tabs>
              <w:tab w:val="right" w:leader="dot" w:pos="8306"/>
            </w:tabs>
          </w:pPr>
          <w:hyperlink w:anchor="_Toc14060" w:history="1">
            <w:r w:rsidR="004047FC" w:rsidRPr="004047FC">
              <w:rPr>
                <w:rFonts w:hint="eastAsia"/>
              </w:rPr>
              <w:t xml:space="preserve">4.2.1 </w:t>
            </w:r>
            <w:r w:rsidR="004047FC" w:rsidRPr="004047FC">
              <w:rPr>
                <w:rFonts w:hint="eastAsia"/>
              </w:rPr>
              <w:t>应急演练直播模块</w:t>
            </w:r>
            <w:r w:rsidR="004047FC" w:rsidRPr="004047FC">
              <w:tab/>
            </w:r>
            <w:r w:rsidR="004047FC" w:rsidRPr="004047FC">
              <w:fldChar w:fldCharType="begin"/>
            </w:r>
            <w:r w:rsidR="004047FC" w:rsidRPr="004047FC">
              <w:instrText xml:space="preserve"> PAGEREF _Toc14060 \h </w:instrText>
            </w:r>
            <w:r w:rsidR="004047FC" w:rsidRPr="004047FC">
              <w:fldChar w:fldCharType="separate"/>
            </w:r>
            <w:r w:rsidR="004047FC" w:rsidRPr="004047FC">
              <w:t>21</w:t>
            </w:r>
            <w:r w:rsidR="004047FC" w:rsidRPr="004047FC">
              <w:fldChar w:fldCharType="end"/>
            </w:r>
          </w:hyperlink>
        </w:p>
        <w:p w14:paraId="11F90A49" w14:textId="77777777" w:rsidR="0047503A" w:rsidRPr="004047FC" w:rsidRDefault="00381DBD">
          <w:pPr>
            <w:pStyle w:val="30"/>
            <w:tabs>
              <w:tab w:val="right" w:leader="dot" w:pos="8306"/>
            </w:tabs>
          </w:pPr>
          <w:hyperlink w:anchor="_Toc23478" w:history="1">
            <w:r w:rsidR="004047FC" w:rsidRPr="004047FC">
              <w:rPr>
                <w:rFonts w:hint="eastAsia"/>
              </w:rPr>
              <w:t xml:space="preserve">4.2.2 </w:t>
            </w:r>
            <w:r w:rsidR="004047FC" w:rsidRPr="004047FC">
              <w:rPr>
                <w:rFonts w:hint="eastAsia"/>
              </w:rPr>
              <w:t>应急演练录播模块</w:t>
            </w:r>
            <w:r w:rsidR="004047FC" w:rsidRPr="004047FC">
              <w:tab/>
            </w:r>
            <w:r w:rsidR="004047FC" w:rsidRPr="004047FC">
              <w:fldChar w:fldCharType="begin"/>
            </w:r>
            <w:r w:rsidR="004047FC" w:rsidRPr="004047FC">
              <w:instrText xml:space="preserve"> PAGEREF _Toc23478 \h </w:instrText>
            </w:r>
            <w:r w:rsidR="004047FC" w:rsidRPr="004047FC">
              <w:fldChar w:fldCharType="separate"/>
            </w:r>
            <w:r w:rsidR="004047FC" w:rsidRPr="004047FC">
              <w:t>22</w:t>
            </w:r>
            <w:r w:rsidR="004047FC" w:rsidRPr="004047FC">
              <w:fldChar w:fldCharType="end"/>
            </w:r>
          </w:hyperlink>
        </w:p>
        <w:p w14:paraId="1A0C5715" w14:textId="77777777" w:rsidR="0047503A" w:rsidRPr="004047FC" w:rsidRDefault="00381DBD">
          <w:pPr>
            <w:pStyle w:val="30"/>
            <w:tabs>
              <w:tab w:val="right" w:leader="dot" w:pos="8306"/>
            </w:tabs>
          </w:pPr>
          <w:hyperlink w:anchor="_Toc9814" w:history="1">
            <w:r w:rsidR="004047FC" w:rsidRPr="004047FC">
              <w:rPr>
                <w:rFonts w:hint="eastAsia"/>
              </w:rPr>
              <w:t xml:space="preserve">4.2.3 </w:t>
            </w:r>
            <w:r w:rsidR="004047FC" w:rsidRPr="004047FC">
              <w:rPr>
                <w:rFonts w:hint="eastAsia"/>
              </w:rPr>
              <w:t>应急演练交互模块</w:t>
            </w:r>
            <w:r w:rsidR="004047FC" w:rsidRPr="004047FC">
              <w:tab/>
            </w:r>
            <w:r w:rsidR="004047FC" w:rsidRPr="004047FC">
              <w:fldChar w:fldCharType="begin"/>
            </w:r>
            <w:r w:rsidR="004047FC" w:rsidRPr="004047FC">
              <w:instrText xml:space="preserve"> PAGEREF _Toc9814 \h </w:instrText>
            </w:r>
            <w:r w:rsidR="004047FC" w:rsidRPr="004047FC">
              <w:fldChar w:fldCharType="separate"/>
            </w:r>
            <w:r w:rsidR="004047FC" w:rsidRPr="004047FC">
              <w:t>23</w:t>
            </w:r>
            <w:r w:rsidR="004047FC" w:rsidRPr="004047FC">
              <w:fldChar w:fldCharType="end"/>
            </w:r>
          </w:hyperlink>
        </w:p>
        <w:p w14:paraId="66757BD2" w14:textId="77777777" w:rsidR="0047503A" w:rsidRPr="004047FC" w:rsidRDefault="00381DBD">
          <w:pPr>
            <w:pStyle w:val="30"/>
            <w:tabs>
              <w:tab w:val="right" w:leader="dot" w:pos="8306"/>
            </w:tabs>
          </w:pPr>
          <w:hyperlink w:anchor="_Toc5675" w:history="1">
            <w:r w:rsidR="004047FC" w:rsidRPr="004047FC">
              <w:rPr>
                <w:rFonts w:hint="eastAsia"/>
              </w:rPr>
              <w:t xml:space="preserve">4.2.4 </w:t>
            </w:r>
            <w:r w:rsidR="004047FC" w:rsidRPr="004047FC">
              <w:rPr>
                <w:rFonts w:hint="eastAsia"/>
              </w:rPr>
              <w:t>应急演练配置模块</w:t>
            </w:r>
            <w:r w:rsidR="004047FC" w:rsidRPr="004047FC">
              <w:tab/>
            </w:r>
            <w:r w:rsidR="004047FC" w:rsidRPr="004047FC">
              <w:fldChar w:fldCharType="begin"/>
            </w:r>
            <w:r w:rsidR="004047FC" w:rsidRPr="004047FC">
              <w:instrText xml:space="preserve"> PAGEREF _Toc5675 \h </w:instrText>
            </w:r>
            <w:r w:rsidR="004047FC" w:rsidRPr="004047FC">
              <w:fldChar w:fldCharType="separate"/>
            </w:r>
            <w:r w:rsidR="004047FC" w:rsidRPr="004047FC">
              <w:t>24</w:t>
            </w:r>
            <w:r w:rsidR="004047FC" w:rsidRPr="004047FC">
              <w:fldChar w:fldCharType="end"/>
            </w:r>
          </w:hyperlink>
        </w:p>
        <w:p w14:paraId="441C1429" w14:textId="77777777" w:rsidR="0047503A" w:rsidRPr="004047FC" w:rsidRDefault="00381DBD">
          <w:pPr>
            <w:pStyle w:val="30"/>
            <w:tabs>
              <w:tab w:val="right" w:leader="dot" w:pos="8306"/>
            </w:tabs>
          </w:pPr>
          <w:hyperlink w:anchor="_Toc10115" w:history="1">
            <w:r w:rsidR="004047FC" w:rsidRPr="004047FC">
              <w:rPr>
                <w:rFonts w:hint="eastAsia"/>
              </w:rPr>
              <w:t xml:space="preserve">4.2.5 </w:t>
            </w:r>
            <w:r w:rsidR="004047FC" w:rsidRPr="004047FC">
              <w:rPr>
                <w:rFonts w:hint="eastAsia"/>
              </w:rPr>
              <w:t>应急演练评估模块</w:t>
            </w:r>
            <w:r w:rsidR="004047FC" w:rsidRPr="004047FC">
              <w:tab/>
            </w:r>
            <w:r w:rsidR="004047FC" w:rsidRPr="004047FC">
              <w:fldChar w:fldCharType="begin"/>
            </w:r>
            <w:r w:rsidR="004047FC" w:rsidRPr="004047FC">
              <w:instrText xml:space="preserve"> PAGEREF _Toc10115 \h </w:instrText>
            </w:r>
            <w:r w:rsidR="004047FC" w:rsidRPr="004047FC">
              <w:fldChar w:fldCharType="separate"/>
            </w:r>
            <w:r w:rsidR="004047FC" w:rsidRPr="004047FC">
              <w:t>24</w:t>
            </w:r>
            <w:r w:rsidR="004047FC" w:rsidRPr="004047FC">
              <w:fldChar w:fldCharType="end"/>
            </w:r>
          </w:hyperlink>
        </w:p>
        <w:p w14:paraId="043E3FD1" w14:textId="77777777" w:rsidR="0047503A" w:rsidRPr="004047FC" w:rsidRDefault="00381DBD">
          <w:pPr>
            <w:pStyle w:val="30"/>
            <w:tabs>
              <w:tab w:val="right" w:leader="dot" w:pos="8306"/>
            </w:tabs>
          </w:pPr>
          <w:hyperlink w:anchor="_Toc8488" w:history="1">
            <w:r w:rsidR="004047FC" w:rsidRPr="004047FC">
              <w:rPr>
                <w:rFonts w:hint="eastAsia"/>
              </w:rPr>
              <w:t xml:space="preserve">4.2.6 </w:t>
            </w:r>
            <w:r w:rsidR="004047FC" w:rsidRPr="004047FC">
              <w:rPr>
                <w:rFonts w:hint="eastAsia"/>
              </w:rPr>
              <w:t>用户管理模块</w:t>
            </w:r>
            <w:r w:rsidR="004047FC" w:rsidRPr="004047FC">
              <w:tab/>
            </w:r>
            <w:r w:rsidR="004047FC" w:rsidRPr="004047FC">
              <w:fldChar w:fldCharType="begin"/>
            </w:r>
            <w:r w:rsidR="004047FC" w:rsidRPr="004047FC">
              <w:instrText xml:space="preserve"> PAGEREF _Toc8488 \h </w:instrText>
            </w:r>
            <w:r w:rsidR="004047FC" w:rsidRPr="004047FC">
              <w:fldChar w:fldCharType="separate"/>
            </w:r>
            <w:r w:rsidR="004047FC" w:rsidRPr="004047FC">
              <w:t>25</w:t>
            </w:r>
            <w:r w:rsidR="004047FC" w:rsidRPr="004047FC">
              <w:fldChar w:fldCharType="end"/>
            </w:r>
          </w:hyperlink>
        </w:p>
        <w:p w14:paraId="6322DD03" w14:textId="77777777" w:rsidR="0047503A" w:rsidRPr="004047FC" w:rsidRDefault="00381DBD">
          <w:pPr>
            <w:pStyle w:val="20"/>
            <w:tabs>
              <w:tab w:val="right" w:leader="dot" w:pos="8306"/>
            </w:tabs>
          </w:pPr>
          <w:hyperlink w:anchor="_Toc31393" w:history="1">
            <w:r w:rsidR="004047FC" w:rsidRPr="004047FC">
              <w:rPr>
                <w:rFonts w:hint="eastAsia"/>
              </w:rPr>
              <w:t xml:space="preserve">4.3 </w:t>
            </w:r>
            <w:r w:rsidR="004047FC" w:rsidRPr="004047FC">
              <w:rPr>
                <w:rFonts w:hint="eastAsia"/>
              </w:rPr>
              <w:t>数据库设计</w:t>
            </w:r>
            <w:r w:rsidR="004047FC" w:rsidRPr="004047FC">
              <w:tab/>
            </w:r>
            <w:r w:rsidR="004047FC" w:rsidRPr="004047FC">
              <w:fldChar w:fldCharType="begin"/>
            </w:r>
            <w:r w:rsidR="004047FC" w:rsidRPr="004047FC">
              <w:instrText xml:space="preserve"> PAGEREF _Toc31393 \h </w:instrText>
            </w:r>
            <w:r w:rsidR="004047FC" w:rsidRPr="004047FC">
              <w:fldChar w:fldCharType="separate"/>
            </w:r>
            <w:r w:rsidR="004047FC" w:rsidRPr="004047FC">
              <w:t>26</w:t>
            </w:r>
            <w:r w:rsidR="004047FC" w:rsidRPr="004047FC">
              <w:fldChar w:fldCharType="end"/>
            </w:r>
          </w:hyperlink>
        </w:p>
        <w:p w14:paraId="4B859CBF" w14:textId="77777777" w:rsidR="0047503A" w:rsidRPr="004047FC" w:rsidRDefault="00381DBD">
          <w:pPr>
            <w:pStyle w:val="20"/>
            <w:tabs>
              <w:tab w:val="right" w:leader="dot" w:pos="8306"/>
            </w:tabs>
          </w:pPr>
          <w:hyperlink w:anchor="_Toc27820" w:history="1">
            <w:r w:rsidR="004047FC" w:rsidRPr="004047FC">
              <w:rPr>
                <w:rFonts w:hint="eastAsia"/>
              </w:rPr>
              <w:t xml:space="preserve">4.4 </w:t>
            </w:r>
            <w:r w:rsidR="004047FC" w:rsidRPr="004047FC">
              <w:rPr>
                <w:rFonts w:hint="eastAsia"/>
              </w:rPr>
              <w:t>界面设计</w:t>
            </w:r>
            <w:r w:rsidR="004047FC" w:rsidRPr="004047FC">
              <w:tab/>
            </w:r>
            <w:r w:rsidR="004047FC" w:rsidRPr="004047FC">
              <w:fldChar w:fldCharType="begin"/>
            </w:r>
            <w:r w:rsidR="004047FC" w:rsidRPr="004047FC">
              <w:instrText xml:space="preserve"> PAGEREF _Toc27820 \h </w:instrText>
            </w:r>
            <w:r w:rsidR="004047FC" w:rsidRPr="004047FC">
              <w:fldChar w:fldCharType="separate"/>
            </w:r>
            <w:r w:rsidR="004047FC" w:rsidRPr="004047FC">
              <w:t>28</w:t>
            </w:r>
            <w:r w:rsidR="004047FC" w:rsidRPr="004047FC">
              <w:fldChar w:fldCharType="end"/>
            </w:r>
          </w:hyperlink>
        </w:p>
        <w:p w14:paraId="5FDB315D" w14:textId="77777777" w:rsidR="0047503A" w:rsidRPr="004047FC" w:rsidRDefault="00381DBD">
          <w:pPr>
            <w:pStyle w:val="30"/>
            <w:tabs>
              <w:tab w:val="right" w:leader="dot" w:pos="8306"/>
            </w:tabs>
          </w:pPr>
          <w:hyperlink w:anchor="_Toc26136" w:history="1">
            <w:r w:rsidR="004047FC" w:rsidRPr="004047FC">
              <w:rPr>
                <w:rFonts w:hint="eastAsia"/>
              </w:rPr>
              <w:t xml:space="preserve">4.4.1 </w:t>
            </w:r>
            <w:r w:rsidR="004047FC" w:rsidRPr="004047FC">
              <w:rPr>
                <w:rFonts w:hint="eastAsia"/>
              </w:rPr>
              <w:t>移动端界面设计</w:t>
            </w:r>
            <w:r w:rsidR="004047FC" w:rsidRPr="004047FC">
              <w:tab/>
            </w:r>
            <w:r w:rsidR="004047FC" w:rsidRPr="004047FC">
              <w:fldChar w:fldCharType="begin"/>
            </w:r>
            <w:r w:rsidR="004047FC" w:rsidRPr="004047FC">
              <w:instrText xml:space="preserve"> PAGEREF _Toc26136 \h </w:instrText>
            </w:r>
            <w:r w:rsidR="004047FC" w:rsidRPr="004047FC">
              <w:fldChar w:fldCharType="separate"/>
            </w:r>
            <w:r w:rsidR="004047FC" w:rsidRPr="004047FC">
              <w:t>28</w:t>
            </w:r>
            <w:r w:rsidR="004047FC" w:rsidRPr="004047FC">
              <w:fldChar w:fldCharType="end"/>
            </w:r>
          </w:hyperlink>
        </w:p>
        <w:p w14:paraId="77019ECA" w14:textId="77777777" w:rsidR="0047503A" w:rsidRPr="004047FC" w:rsidRDefault="00381DBD">
          <w:pPr>
            <w:pStyle w:val="30"/>
            <w:tabs>
              <w:tab w:val="right" w:leader="dot" w:pos="8306"/>
            </w:tabs>
          </w:pPr>
          <w:hyperlink w:anchor="_Toc27227" w:history="1">
            <w:r w:rsidR="004047FC" w:rsidRPr="004047FC">
              <w:rPr>
                <w:rFonts w:hint="eastAsia"/>
              </w:rPr>
              <w:t>4.4.2 Web</w:t>
            </w:r>
            <w:r w:rsidR="004047FC" w:rsidRPr="004047FC">
              <w:rPr>
                <w:rFonts w:hint="eastAsia"/>
              </w:rPr>
              <w:t>前端界面设计</w:t>
            </w:r>
            <w:r w:rsidR="004047FC" w:rsidRPr="004047FC">
              <w:tab/>
            </w:r>
            <w:r w:rsidR="004047FC" w:rsidRPr="004047FC">
              <w:fldChar w:fldCharType="begin"/>
            </w:r>
            <w:r w:rsidR="004047FC" w:rsidRPr="004047FC">
              <w:instrText xml:space="preserve"> PAGEREF _Toc27227 \h </w:instrText>
            </w:r>
            <w:r w:rsidR="004047FC" w:rsidRPr="004047FC">
              <w:fldChar w:fldCharType="separate"/>
            </w:r>
            <w:r w:rsidR="004047FC" w:rsidRPr="004047FC">
              <w:t>31</w:t>
            </w:r>
            <w:r w:rsidR="004047FC" w:rsidRPr="004047FC">
              <w:fldChar w:fldCharType="end"/>
            </w:r>
          </w:hyperlink>
        </w:p>
        <w:p w14:paraId="14359BB4" w14:textId="77777777" w:rsidR="0047503A" w:rsidRPr="004047FC" w:rsidRDefault="00381DBD">
          <w:pPr>
            <w:pStyle w:val="20"/>
            <w:tabs>
              <w:tab w:val="right" w:leader="dot" w:pos="8306"/>
            </w:tabs>
          </w:pPr>
          <w:hyperlink w:anchor="_Toc11886" w:history="1">
            <w:r w:rsidR="004047FC" w:rsidRPr="004047FC">
              <w:rPr>
                <w:rFonts w:hint="eastAsia"/>
              </w:rPr>
              <w:t xml:space="preserve">4.5 </w:t>
            </w:r>
            <w:r w:rsidR="004047FC" w:rsidRPr="004047FC">
              <w:rPr>
                <w:rFonts w:hint="eastAsia"/>
              </w:rPr>
              <w:t>本章小结</w:t>
            </w:r>
            <w:r w:rsidR="004047FC" w:rsidRPr="004047FC">
              <w:tab/>
            </w:r>
            <w:r w:rsidR="004047FC" w:rsidRPr="004047FC">
              <w:fldChar w:fldCharType="begin"/>
            </w:r>
            <w:r w:rsidR="004047FC" w:rsidRPr="004047FC">
              <w:instrText xml:space="preserve"> PAGEREF _Toc11886 \h </w:instrText>
            </w:r>
            <w:r w:rsidR="004047FC" w:rsidRPr="004047FC">
              <w:fldChar w:fldCharType="separate"/>
            </w:r>
            <w:r w:rsidR="004047FC" w:rsidRPr="004047FC">
              <w:t>32</w:t>
            </w:r>
            <w:r w:rsidR="004047FC" w:rsidRPr="004047FC">
              <w:fldChar w:fldCharType="end"/>
            </w:r>
          </w:hyperlink>
        </w:p>
        <w:p w14:paraId="67A306A7" w14:textId="77777777" w:rsidR="0047503A" w:rsidRPr="004047FC" w:rsidRDefault="00381DBD">
          <w:pPr>
            <w:pStyle w:val="10"/>
            <w:tabs>
              <w:tab w:val="right" w:leader="dot" w:pos="8306"/>
            </w:tabs>
          </w:pPr>
          <w:hyperlink w:anchor="_Toc18507" w:history="1">
            <w:r w:rsidR="004047FC" w:rsidRPr="004047FC">
              <w:rPr>
                <w:rFonts w:hint="eastAsia"/>
              </w:rPr>
              <w:t>第</w:t>
            </w:r>
            <w:r w:rsidR="004047FC" w:rsidRPr="004047FC">
              <w:rPr>
                <w:rFonts w:hint="eastAsia"/>
              </w:rPr>
              <w:t>5</w:t>
            </w:r>
            <w:r w:rsidR="004047FC" w:rsidRPr="004047FC">
              <w:rPr>
                <w:rFonts w:hint="eastAsia"/>
              </w:rPr>
              <w:t>章</w:t>
            </w:r>
            <w:r w:rsidR="004047FC" w:rsidRPr="004047FC">
              <w:rPr>
                <w:rFonts w:hint="eastAsia"/>
              </w:rPr>
              <w:t xml:space="preserve"> </w:t>
            </w:r>
            <w:r w:rsidR="004047FC" w:rsidRPr="004047FC">
              <w:rPr>
                <w:rFonts w:hint="eastAsia"/>
              </w:rPr>
              <w:t>系统实现与测试</w:t>
            </w:r>
            <w:r w:rsidR="004047FC" w:rsidRPr="004047FC">
              <w:tab/>
            </w:r>
            <w:r w:rsidR="004047FC" w:rsidRPr="004047FC">
              <w:fldChar w:fldCharType="begin"/>
            </w:r>
            <w:r w:rsidR="004047FC" w:rsidRPr="004047FC">
              <w:instrText xml:space="preserve"> PAGEREF _Toc18507 \h </w:instrText>
            </w:r>
            <w:r w:rsidR="004047FC" w:rsidRPr="004047FC">
              <w:fldChar w:fldCharType="separate"/>
            </w:r>
            <w:r w:rsidR="004047FC" w:rsidRPr="004047FC">
              <w:t>33</w:t>
            </w:r>
            <w:r w:rsidR="004047FC" w:rsidRPr="004047FC">
              <w:fldChar w:fldCharType="end"/>
            </w:r>
          </w:hyperlink>
        </w:p>
        <w:p w14:paraId="744332B2" w14:textId="77777777" w:rsidR="0047503A" w:rsidRPr="004047FC" w:rsidRDefault="00381DBD">
          <w:pPr>
            <w:pStyle w:val="20"/>
            <w:tabs>
              <w:tab w:val="right" w:leader="dot" w:pos="8306"/>
            </w:tabs>
          </w:pPr>
          <w:hyperlink w:anchor="_Toc32358" w:history="1">
            <w:r w:rsidR="004047FC" w:rsidRPr="004047FC">
              <w:t xml:space="preserve">5.1 </w:t>
            </w:r>
            <w:r w:rsidR="004047FC" w:rsidRPr="004047FC">
              <w:rPr>
                <w:rFonts w:hint="eastAsia"/>
              </w:rPr>
              <w:t>系统运行环境与系统部署</w:t>
            </w:r>
            <w:r w:rsidR="004047FC" w:rsidRPr="004047FC">
              <w:tab/>
            </w:r>
            <w:r w:rsidR="004047FC" w:rsidRPr="004047FC">
              <w:fldChar w:fldCharType="begin"/>
            </w:r>
            <w:r w:rsidR="004047FC" w:rsidRPr="004047FC">
              <w:instrText xml:space="preserve"> PAGEREF _Toc32358 \h </w:instrText>
            </w:r>
            <w:r w:rsidR="004047FC" w:rsidRPr="004047FC">
              <w:fldChar w:fldCharType="separate"/>
            </w:r>
            <w:r w:rsidR="004047FC" w:rsidRPr="004047FC">
              <w:t>33</w:t>
            </w:r>
            <w:r w:rsidR="004047FC" w:rsidRPr="004047FC">
              <w:fldChar w:fldCharType="end"/>
            </w:r>
          </w:hyperlink>
        </w:p>
        <w:p w14:paraId="50FCC46F" w14:textId="77777777" w:rsidR="0047503A" w:rsidRPr="004047FC" w:rsidRDefault="00381DBD">
          <w:pPr>
            <w:pStyle w:val="20"/>
            <w:tabs>
              <w:tab w:val="right" w:leader="dot" w:pos="8306"/>
            </w:tabs>
          </w:pPr>
          <w:hyperlink w:anchor="_Toc28463" w:history="1">
            <w:r w:rsidR="004047FC" w:rsidRPr="004047FC">
              <w:t xml:space="preserve">5.2 </w:t>
            </w:r>
            <w:r w:rsidR="004047FC" w:rsidRPr="004047FC">
              <w:rPr>
                <w:rFonts w:hint="eastAsia"/>
              </w:rPr>
              <w:t>系统功能实现</w:t>
            </w:r>
            <w:r w:rsidR="004047FC" w:rsidRPr="004047FC">
              <w:tab/>
            </w:r>
            <w:r w:rsidR="004047FC" w:rsidRPr="004047FC">
              <w:fldChar w:fldCharType="begin"/>
            </w:r>
            <w:r w:rsidR="004047FC" w:rsidRPr="004047FC">
              <w:instrText xml:space="preserve"> PAGEREF _Toc28463 \h </w:instrText>
            </w:r>
            <w:r w:rsidR="004047FC" w:rsidRPr="004047FC">
              <w:fldChar w:fldCharType="separate"/>
            </w:r>
            <w:r w:rsidR="004047FC" w:rsidRPr="004047FC">
              <w:t>39</w:t>
            </w:r>
            <w:r w:rsidR="004047FC" w:rsidRPr="004047FC">
              <w:fldChar w:fldCharType="end"/>
            </w:r>
          </w:hyperlink>
        </w:p>
        <w:p w14:paraId="0C08B436" w14:textId="77777777" w:rsidR="0047503A" w:rsidRPr="004047FC" w:rsidRDefault="00381DBD">
          <w:pPr>
            <w:pStyle w:val="30"/>
            <w:tabs>
              <w:tab w:val="right" w:leader="dot" w:pos="8306"/>
            </w:tabs>
          </w:pPr>
          <w:hyperlink w:anchor="_Toc18678" w:history="1">
            <w:r w:rsidR="004047FC" w:rsidRPr="004047FC">
              <w:t xml:space="preserve">5.2.1 </w:t>
            </w:r>
            <w:r w:rsidR="004047FC" w:rsidRPr="004047FC">
              <w:rPr>
                <w:rFonts w:hint="eastAsia"/>
              </w:rPr>
              <w:t>应急演练直播模块</w:t>
            </w:r>
            <w:r w:rsidR="004047FC" w:rsidRPr="004047FC">
              <w:tab/>
            </w:r>
            <w:r w:rsidR="004047FC" w:rsidRPr="004047FC">
              <w:fldChar w:fldCharType="begin"/>
            </w:r>
            <w:r w:rsidR="004047FC" w:rsidRPr="004047FC">
              <w:instrText xml:space="preserve"> PAGEREF _Toc18678 \h </w:instrText>
            </w:r>
            <w:r w:rsidR="004047FC" w:rsidRPr="004047FC">
              <w:fldChar w:fldCharType="separate"/>
            </w:r>
            <w:r w:rsidR="004047FC" w:rsidRPr="004047FC">
              <w:t>39</w:t>
            </w:r>
            <w:r w:rsidR="004047FC" w:rsidRPr="004047FC">
              <w:fldChar w:fldCharType="end"/>
            </w:r>
          </w:hyperlink>
        </w:p>
        <w:p w14:paraId="44F645F2" w14:textId="77777777" w:rsidR="0047503A" w:rsidRPr="004047FC" w:rsidRDefault="00381DBD">
          <w:pPr>
            <w:pStyle w:val="30"/>
            <w:tabs>
              <w:tab w:val="right" w:leader="dot" w:pos="8306"/>
            </w:tabs>
          </w:pPr>
          <w:hyperlink w:anchor="_Toc18160" w:history="1">
            <w:r w:rsidR="004047FC" w:rsidRPr="004047FC">
              <w:t xml:space="preserve">5.2.2 </w:t>
            </w:r>
            <w:r w:rsidR="004047FC" w:rsidRPr="004047FC">
              <w:rPr>
                <w:rFonts w:hint="eastAsia"/>
              </w:rPr>
              <w:t>应急演练录播模块</w:t>
            </w:r>
            <w:r w:rsidR="004047FC" w:rsidRPr="004047FC">
              <w:tab/>
            </w:r>
            <w:r w:rsidR="004047FC" w:rsidRPr="004047FC">
              <w:fldChar w:fldCharType="begin"/>
            </w:r>
            <w:r w:rsidR="004047FC" w:rsidRPr="004047FC">
              <w:instrText xml:space="preserve"> PAGEREF _Toc18160 \h </w:instrText>
            </w:r>
            <w:r w:rsidR="004047FC" w:rsidRPr="004047FC">
              <w:fldChar w:fldCharType="separate"/>
            </w:r>
            <w:r w:rsidR="004047FC" w:rsidRPr="004047FC">
              <w:t>42</w:t>
            </w:r>
            <w:r w:rsidR="004047FC" w:rsidRPr="004047FC">
              <w:fldChar w:fldCharType="end"/>
            </w:r>
          </w:hyperlink>
        </w:p>
        <w:p w14:paraId="36E635F2" w14:textId="77777777" w:rsidR="0047503A" w:rsidRPr="004047FC" w:rsidRDefault="00381DBD">
          <w:pPr>
            <w:pStyle w:val="30"/>
            <w:tabs>
              <w:tab w:val="right" w:leader="dot" w:pos="8306"/>
            </w:tabs>
          </w:pPr>
          <w:hyperlink w:anchor="_Toc15364" w:history="1">
            <w:r w:rsidR="004047FC" w:rsidRPr="004047FC">
              <w:t xml:space="preserve">5.2.3 </w:t>
            </w:r>
            <w:r w:rsidR="004047FC" w:rsidRPr="004047FC">
              <w:rPr>
                <w:rFonts w:hint="eastAsia"/>
              </w:rPr>
              <w:t>应急演练交互模块</w:t>
            </w:r>
            <w:r w:rsidR="004047FC" w:rsidRPr="004047FC">
              <w:tab/>
            </w:r>
            <w:r w:rsidR="004047FC" w:rsidRPr="004047FC">
              <w:fldChar w:fldCharType="begin"/>
            </w:r>
            <w:r w:rsidR="004047FC" w:rsidRPr="004047FC">
              <w:instrText xml:space="preserve"> PAGEREF _Toc15364 \h </w:instrText>
            </w:r>
            <w:r w:rsidR="004047FC" w:rsidRPr="004047FC">
              <w:fldChar w:fldCharType="separate"/>
            </w:r>
            <w:r w:rsidR="004047FC" w:rsidRPr="004047FC">
              <w:t>44</w:t>
            </w:r>
            <w:r w:rsidR="004047FC" w:rsidRPr="004047FC">
              <w:fldChar w:fldCharType="end"/>
            </w:r>
          </w:hyperlink>
        </w:p>
        <w:p w14:paraId="38B0675F" w14:textId="77777777" w:rsidR="0047503A" w:rsidRPr="004047FC" w:rsidRDefault="00381DBD">
          <w:pPr>
            <w:pStyle w:val="30"/>
            <w:tabs>
              <w:tab w:val="right" w:leader="dot" w:pos="8306"/>
            </w:tabs>
          </w:pPr>
          <w:hyperlink w:anchor="_Toc7411" w:history="1">
            <w:r w:rsidR="004047FC" w:rsidRPr="004047FC">
              <w:t xml:space="preserve">5.2.4 </w:t>
            </w:r>
            <w:r w:rsidR="004047FC" w:rsidRPr="004047FC">
              <w:rPr>
                <w:rFonts w:hint="eastAsia"/>
              </w:rPr>
              <w:t>应急演练配置模块</w:t>
            </w:r>
            <w:r w:rsidR="004047FC" w:rsidRPr="004047FC">
              <w:tab/>
            </w:r>
            <w:r w:rsidR="004047FC" w:rsidRPr="004047FC">
              <w:fldChar w:fldCharType="begin"/>
            </w:r>
            <w:r w:rsidR="004047FC" w:rsidRPr="004047FC">
              <w:instrText xml:space="preserve"> PAGEREF _Toc7411 \h </w:instrText>
            </w:r>
            <w:r w:rsidR="004047FC" w:rsidRPr="004047FC">
              <w:fldChar w:fldCharType="separate"/>
            </w:r>
            <w:r w:rsidR="004047FC" w:rsidRPr="004047FC">
              <w:t>46</w:t>
            </w:r>
            <w:r w:rsidR="004047FC" w:rsidRPr="004047FC">
              <w:fldChar w:fldCharType="end"/>
            </w:r>
          </w:hyperlink>
        </w:p>
        <w:p w14:paraId="627A74E9" w14:textId="77777777" w:rsidR="0047503A" w:rsidRPr="004047FC" w:rsidRDefault="00381DBD">
          <w:pPr>
            <w:pStyle w:val="30"/>
            <w:tabs>
              <w:tab w:val="right" w:leader="dot" w:pos="8306"/>
            </w:tabs>
          </w:pPr>
          <w:hyperlink w:anchor="_Toc21011" w:history="1">
            <w:r w:rsidR="004047FC" w:rsidRPr="004047FC">
              <w:t xml:space="preserve">5.2.5 </w:t>
            </w:r>
            <w:r w:rsidR="004047FC" w:rsidRPr="004047FC">
              <w:rPr>
                <w:rFonts w:hint="eastAsia"/>
              </w:rPr>
              <w:t>应急演练评估模块</w:t>
            </w:r>
            <w:r w:rsidR="004047FC" w:rsidRPr="004047FC">
              <w:tab/>
            </w:r>
            <w:r w:rsidR="004047FC" w:rsidRPr="004047FC">
              <w:fldChar w:fldCharType="begin"/>
            </w:r>
            <w:r w:rsidR="004047FC" w:rsidRPr="004047FC">
              <w:instrText xml:space="preserve"> PAGEREF _Toc21011 \h </w:instrText>
            </w:r>
            <w:r w:rsidR="004047FC" w:rsidRPr="004047FC">
              <w:fldChar w:fldCharType="separate"/>
            </w:r>
            <w:r w:rsidR="004047FC" w:rsidRPr="004047FC">
              <w:t>47</w:t>
            </w:r>
            <w:r w:rsidR="004047FC" w:rsidRPr="004047FC">
              <w:fldChar w:fldCharType="end"/>
            </w:r>
          </w:hyperlink>
        </w:p>
        <w:p w14:paraId="0EE400D7" w14:textId="77777777" w:rsidR="0047503A" w:rsidRPr="004047FC" w:rsidRDefault="00381DBD">
          <w:pPr>
            <w:pStyle w:val="30"/>
            <w:tabs>
              <w:tab w:val="right" w:leader="dot" w:pos="8306"/>
            </w:tabs>
          </w:pPr>
          <w:hyperlink w:anchor="_Toc8602" w:history="1">
            <w:r w:rsidR="004047FC" w:rsidRPr="004047FC">
              <w:t xml:space="preserve">5.2.6 </w:t>
            </w:r>
            <w:r w:rsidR="004047FC" w:rsidRPr="004047FC">
              <w:rPr>
                <w:rFonts w:hint="eastAsia"/>
              </w:rPr>
              <w:t>用户管理模块</w:t>
            </w:r>
            <w:r w:rsidR="004047FC" w:rsidRPr="004047FC">
              <w:tab/>
            </w:r>
            <w:r w:rsidR="004047FC" w:rsidRPr="004047FC">
              <w:fldChar w:fldCharType="begin"/>
            </w:r>
            <w:r w:rsidR="004047FC" w:rsidRPr="004047FC">
              <w:instrText xml:space="preserve"> PAGEREF _Toc8602 \h </w:instrText>
            </w:r>
            <w:r w:rsidR="004047FC" w:rsidRPr="004047FC">
              <w:fldChar w:fldCharType="separate"/>
            </w:r>
            <w:r w:rsidR="004047FC" w:rsidRPr="004047FC">
              <w:t>49</w:t>
            </w:r>
            <w:r w:rsidR="004047FC" w:rsidRPr="004047FC">
              <w:fldChar w:fldCharType="end"/>
            </w:r>
          </w:hyperlink>
        </w:p>
        <w:p w14:paraId="5C00E4B0" w14:textId="77777777" w:rsidR="0047503A" w:rsidRPr="004047FC" w:rsidRDefault="00381DBD">
          <w:pPr>
            <w:pStyle w:val="20"/>
            <w:tabs>
              <w:tab w:val="right" w:leader="dot" w:pos="8306"/>
            </w:tabs>
          </w:pPr>
          <w:hyperlink w:anchor="_Toc16962" w:history="1">
            <w:r w:rsidR="004047FC" w:rsidRPr="004047FC">
              <w:t xml:space="preserve">5.3 </w:t>
            </w:r>
            <w:r w:rsidR="004047FC" w:rsidRPr="004047FC">
              <w:rPr>
                <w:rFonts w:hint="eastAsia"/>
              </w:rPr>
              <w:t>系统测试</w:t>
            </w:r>
            <w:r w:rsidR="004047FC" w:rsidRPr="004047FC">
              <w:tab/>
            </w:r>
            <w:r w:rsidR="004047FC" w:rsidRPr="004047FC">
              <w:fldChar w:fldCharType="begin"/>
            </w:r>
            <w:r w:rsidR="004047FC" w:rsidRPr="004047FC">
              <w:instrText xml:space="preserve"> PAGEREF _Toc16962 \h </w:instrText>
            </w:r>
            <w:r w:rsidR="004047FC" w:rsidRPr="004047FC">
              <w:fldChar w:fldCharType="separate"/>
            </w:r>
            <w:r w:rsidR="004047FC" w:rsidRPr="004047FC">
              <w:t>51</w:t>
            </w:r>
            <w:r w:rsidR="004047FC" w:rsidRPr="004047FC">
              <w:fldChar w:fldCharType="end"/>
            </w:r>
          </w:hyperlink>
        </w:p>
        <w:p w14:paraId="295210B3" w14:textId="77777777" w:rsidR="0047503A" w:rsidRPr="004047FC" w:rsidRDefault="00381DBD">
          <w:pPr>
            <w:pStyle w:val="30"/>
            <w:tabs>
              <w:tab w:val="right" w:leader="dot" w:pos="8306"/>
            </w:tabs>
          </w:pPr>
          <w:hyperlink w:anchor="_Toc24259" w:history="1">
            <w:r w:rsidR="004047FC" w:rsidRPr="004047FC">
              <w:t xml:space="preserve">5.3.1 </w:t>
            </w:r>
            <w:r w:rsidR="004047FC" w:rsidRPr="004047FC">
              <w:rPr>
                <w:rFonts w:hint="eastAsia"/>
              </w:rPr>
              <w:t>测试环境</w:t>
            </w:r>
            <w:r w:rsidR="004047FC" w:rsidRPr="004047FC">
              <w:tab/>
            </w:r>
            <w:r w:rsidR="004047FC" w:rsidRPr="004047FC">
              <w:fldChar w:fldCharType="begin"/>
            </w:r>
            <w:r w:rsidR="004047FC" w:rsidRPr="004047FC">
              <w:instrText xml:space="preserve"> PAGEREF _Toc24259 \h </w:instrText>
            </w:r>
            <w:r w:rsidR="004047FC" w:rsidRPr="004047FC">
              <w:fldChar w:fldCharType="separate"/>
            </w:r>
            <w:r w:rsidR="004047FC" w:rsidRPr="004047FC">
              <w:t>51</w:t>
            </w:r>
            <w:r w:rsidR="004047FC" w:rsidRPr="004047FC">
              <w:fldChar w:fldCharType="end"/>
            </w:r>
          </w:hyperlink>
        </w:p>
        <w:p w14:paraId="4C5777EC" w14:textId="77777777" w:rsidR="0047503A" w:rsidRPr="004047FC" w:rsidRDefault="00381DBD">
          <w:pPr>
            <w:pStyle w:val="30"/>
            <w:tabs>
              <w:tab w:val="right" w:leader="dot" w:pos="8306"/>
            </w:tabs>
          </w:pPr>
          <w:hyperlink w:anchor="_Toc18759" w:history="1">
            <w:r w:rsidR="004047FC" w:rsidRPr="004047FC">
              <w:t xml:space="preserve">5.3.2 </w:t>
            </w:r>
            <w:r w:rsidR="004047FC" w:rsidRPr="004047FC">
              <w:rPr>
                <w:rFonts w:hint="eastAsia"/>
              </w:rPr>
              <w:t>测试方案</w:t>
            </w:r>
            <w:r w:rsidR="004047FC" w:rsidRPr="004047FC">
              <w:tab/>
            </w:r>
            <w:r w:rsidR="004047FC" w:rsidRPr="004047FC">
              <w:fldChar w:fldCharType="begin"/>
            </w:r>
            <w:r w:rsidR="004047FC" w:rsidRPr="004047FC">
              <w:instrText xml:space="preserve"> PAGEREF _Toc18759 \h </w:instrText>
            </w:r>
            <w:r w:rsidR="004047FC" w:rsidRPr="004047FC">
              <w:fldChar w:fldCharType="separate"/>
            </w:r>
            <w:r w:rsidR="004047FC" w:rsidRPr="004047FC">
              <w:t>52</w:t>
            </w:r>
            <w:r w:rsidR="004047FC" w:rsidRPr="004047FC">
              <w:fldChar w:fldCharType="end"/>
            </w:r>
          </w:hyperlink>
        </w:p>
        <w:p w14:paraId="52A06ADB" w14:textId="77777777" w:rsidR="0047503A" w:rsidRPr="004047FC" w:rsidRDefault="00381DBD">
          <w:pPr>
            <w:pStyle w:val="30"/>
            <w:tabs>
              <w:tab w:val="right" w:leader="dot" w:pos="8306"/>
            </w:tabs>
          </w:pPr>
          <w:hyperlink w:anchor="_Toc22355" w:history="1">
            <w:r w:rsidR="004047FC" w:rsidRPr="004047FC">
              <w:t xml:space="preserve">5.3.3 </w:t>
            </w:r>
            <w:r w:rsidR="004047FC" w:rsidRPr="004047FC">
              <w:rPr>
                <w:rFonts w:hint="eastAsia"/>
              </w:rPr>
              <w:t>测试报告</w:t>
            </w:r>
            <w:r w:rsidR="004047FC" w:rsidRPr="004047FC">
              <w:tab/>
            </w:r>
            <w:r w:rsidR="004047FC" w:rsidRPr="004047FC">
              <w:fldChar w:fldCharType="begin"/>
            </w:r>
            <w:r w:rsidR="004047FC" w:rsidRPr="004047FC">
              <w:instrText xml:space="preserve"> PAGEREF _Toc22355 \h </w:instrText>
            </w:r>
            <w:r w:rsidR="004047FC" w:rsidRPr="004047FC">
              <w:fldChar w:fldCharType="separate"/>
            </w:r>
            <w:r w:rsidR="004047FC" w:rsidRPr="004047FC">
              <w:t>52</w:t>
            </w:r>
            <w:r w:rsidR="004047FC" w:rsidRPr="004047FC">
              <w:fldChar w:fldCharType="end"/>
            </w:r>
          </w:hyperlink>
        </w:p>
        <w:p w14:paraId="6F303064" w14:textId="77777777" w:rsidR="0047503A" w:rsidRPr="004047FC" w:rsidRDefault="00381DBD">
          <w:pPr>
            <w:pStyle w:val="20"/>
            <w:tabs>
              <w:tab w:val="right" w:leader="dot" w:pos="8306"/>
            </w:tabs>
          </w:pPr>
          <w:hyperlink w:anchor="_Toc23380" w:history="1">
            <w:r w:rsidR="004047FC" w:rsidRPr="004047FC">
              <w:rPr>
                <w:rFonts w:hint="eastAsia"/>
              </w:rPr>
              <w:t xml:space="preserve">5.4 </w:t>
            </w:r>
            <w:r w:rsidR="004047FC" w:rsidRPr="004047FC">
              <w:rPr>
                <w:rFonts w:hint="eastAsia"/>
              </w:rPr>
              <w:t>本章小结</w:t>
            </w:r>
            <w:r w:rsidR="004047FC" w:rsidRPr="004047FC">
              <w:tab/>
            </w:r>
            <w:r w:rsidR="004047FC" w:rsidRPr="004047FC">
              <w:fldChar w:fldCharType="begin"/>
            </w:r>
            <w:r w:rsidR="004047FC" w:rsidRPr="004047FC">
              <w:instrText xml:space="preserve"> PAGEREF _Toc23380 \h </w:instrText>
            </w:r>
            <w:r w:rsidR="004047FC" w:rsidRPr="004047FC">
              <w:fldChar w:fldCharType="separate"/>
            </w:r>
            <w:r w:rsidR="004047FC" w:rsidRPr="004047FC">
              <w:t>53</w:t>
            </w:r>
            <w:r w:rsidR="004047FC" w:rsidRPr="004047FC">
              <w:fldChar w:fldCharType="end"/>
            </w:r>
          </w:hyperlink>
        </w:p>
        <w:p w14:paraId="26BD6E8E" w14:textId="77777777" w:rsidR="0047503A" w:rsidRPr="004047FC" w:rsidRDefault="00381DBD">
          <w:pPr>
            <w:pStyle w:val="10"/>
            <w:tabs>
              <w:tab w:val="right" w:leader="dot" w:pos="8306"/>
            </w:tabs>
          </w:pPr>
          <w:hyperlink w:anchor="_Toc16404" w:history="1">
            <w:r w:rsidR="004047FC" w:rsidRPr="004047FC">
              <w:rPr>
                <w:rFonts w:hint="eastAsia"/>
              </w:rPr>
              <w:t>第</w:t>
            </w:r>
            <w:r w:rsidR="004047FC" w:rsidRPr="004047FC">
              <w:rPr>
                <w:rFonts w:hint="eastAsia"/>
              </w:rPr>
              <w:t>6</w:t>
            </w:r>
            <w:r w:rsidR="004047FC" w:rsidRPr="004047FC">
              <w:rPr>
                <w:rFonts w:hint="eastAsia"/>
              </w:rPr>
              <w:t>章</w:t>
            </w:r>
            <w:r w:rsidR="004047FC" w:rsidRPr="004047FC">
              <w:rPr>
                <w:rFonts w:hint="eastAsia"/>
              </w:rPr>
              <w:t xml:space="preserve"> </w:t>
            </w:r>
            <w:r w:rsidR="004047FC" w:rsidRPr="004047FC">
              <w:rPr>
                <w:rFonts w:hint="eastAsia"/>
              </w:rPr>
              <w:t>总结与展望</w:t>
            </w:r>
            <w:r w:rsidR="004047FC" w:rsidRPr="004047FC">
              <w:tab/>
            </w:r>
            <w:r w:rsidR="004047FC" w:rsidRPr="004047FC">
              <w:fldChar w:fldCharType="begin"/>
            </w:r>
            <w:r w:rsidR="004047FC" w:rsidRPr="004047FC">
              <w:instrText xml:space="preserve"> PAGEREF _Toc16404 \h </w:instrText>
            </w:r>
            <w:r w:rsidR="004047FC" w:rsidRPr="004047FC">
              <w:fldChar w:fldCharType="separate"/>
            </w:r>
            <w:r w:rsidR="004047FC" w:rsidRPr="004047FC">
              <w:t>53</w:t>
            </w:r>
            <w:r w:rsidR="004047FC" w:rsidRPr="004047FC">
              <w:fldChar w:fldCharType="end"/>
            </w:r>
          </w:hyperlink>
        </w:p>
        <w:p w14:paraId="4C470BBC" w14:textId="77777777" w:rsidR="0047503A" w:rsidRPr="004047FC" w:rsidRDefault="00381DBD">
          <w:pPr>
            <w:pStyle w:val="20"/>
            <w:tabs>
              <w:tab w:val="right" w:leader="dot" w:pos="8306"/>
            </w:tabs>
          </w:pPr>
          <w:hyperlink w:anchor="_Toc3584" w:history="1">
            <w:r w:rsidR="004047FC" w:rsidRPr="004047FC">
              <w:rPr>
                <w:rFonts w:hint="eastAsia"/>
              </w:rPr>
              <w:t xml:space="preserve">6.1 </w:t>
            </w:r>
            <w:r w:rsidR="004047FC" w:rsidRPr="004047FC">
              <w:rPr>
                <w:rFonts w:hint="eastAsia"/>
              </w:rPr>
              <w:t>工作总结</w:t>
            </w:r>
            <w:r w:rsidR="004047FC" w:rsidRPr="004047FC">
              <w:tab/>
            </w:r>
            <w:r w:rsidR="004047FC" w:rsidRPr="004047FC">
              <w:fldChar w:fldCharType="begin"/>
            </w:r>
            <w:r w:rsidR="004047FC" w:rsidRPr="004047FC">
              <w:instrText xml:space="preserve"> PAGEREF _Toc3584 \h </w:instrText>
            </w:r>
            <w:r w:rsidR="004047FC" w:rsidRPr="004047FC">
              <w:fldChar w:fldCharType="separate"/>
            </w:r>
            <w:r w:rsidR="004047FC" w:rsidRPr="004047FC">
              <w:t>53</w:t>
            </w:r>
            <w:r w:rsidR="004047FC" w:rsidRPr="004047FC">
              <w:fldChar w:fldCharType="end"/>
            </w:r>
          </w:hyperlink>
        </w:p>
        <w:p w14:paraId="5C9A1671" w14:textId="77777777" w:rsidR="0047503A" w:rsidRPr="004047FC" w:rsidRDefault="00381DBD">
          <w:pPr>
            <w:pStyle w:val="20"/>
            <w:tabs>
              <w:tab w:val="right" w:leader="dot" w:pos="8306"/>
            </w:tabs>
          </w:pPr>
          <w:hyperlink w:anchor="_Toc1124" w:history="1">
            <w:r w:rsidR="004047FC" w:rsidRPr="004047FC">
              <w:rPr>
                <w:rFonts w:hint="eastAsia"/>
              </w:rPr>
              <w:t xml:space="preserve">6.2 </w:t>
            </w:r>
            <w:r w:rsidR="004047FC" w:rsidRPr="004047FC">
              <w:rPr>
                <w:rFonts w:hint="eastAsia"/>
              </w:rPr>
              <w:t>研究展望</w:t>
            </w:r>
            <w:r w:rsidR="004047FC" w:rsidRPr="004047FC">
              <w:tab/>
            </w:r>
            <w:r w:rsidR="004047FC" w:rsidRPr="004047FC">
              <w:fldChar w:fldCharType="begin"/>
            </w:r>
            <w:r w:rsidR="004047FC" w:rsidRPr="004047FC">
              <w:instrText xml:space="preserve"> PAGEREF _Toc1124 \h </w:instrText>
            </w:r>
            <w:r w:rsidR="004047FC" w:rsidRPr="004047FC">
              <w:fldChar w:fldCharType="separate"/>
            </w:r>
            <w:r w:rsidR="004047FC" w:rsidRPr="004047FC">
              <w:t>54</w:t>
            </w:r>
            <w:r w:rsidR="004047FC" w:rsidRPr="004047FC">
              <w:fldChar w:fldCharType="end"/>
            </w:r>
          </w:hyperlink>
        </w:p>
        <w:p w14:paraId="1E5BE384" w14:textId="77777777" w:rsidR="0047503A" w:rsidRPr="004047FC" w:rsidRDefault="004047FC">
          <w:r w:rsidRPr="004047FC">
            <w:fldChar w:fldCharType="end"/>
          </w:r>
        </w:p>
      </w:sdtContent>
    </w:sdt>
    <w:p w14:paraId="4633F919" w14:textId="77777777" w:rsidR="0047503A" w:rsidRPr="004047FC" w:rsidRDefault="004047FC">
      <w:pPr>
        <w:pStyle w:val="1"/>
        <w:jc w:val="center"/>
      </w:pPr>
      <w:bookmarkStart w:id="0" w:name="_Toc4667"/>
      <w:r w:rsidRPr="004047FC">
        <w:rPr>
          <w:rFonts w:hint="eastAsia"/>
        </w:rPr>
        <w:t>摘</w:t>
      </w:r>
      <w:r w:rsidRPr="004047FC">
        <w:rPr>
          <w:rFonts w:hint="eastAsia"/>
        </w:rPr>
        <w:t xml:space="preserve">  </w:t>
      </w:r>
      <w:r w:rsidRPr="004047FC">
        <w:rPr>
          <w:rFonts w:hint="eastAsia"/>
        </w:rPr>
        <w:t>要</w:t>
      </w:r>
      <w:bookmarkEnd w:id="0"/>
    </w:p>
    <w:p w14:paraId="52E80C1F" w14:textId="77777777" w:rsidR="0047503A" w:rsidRPr="004047FC" w:rsidRDefault="004047FC">
      <w:pPr>
        <w:ind w:firstLine="420"/>
      </w:pPr>
      <w:r w:rsidRPr="004047FC">
        <w:rPr>
          <w:rFonts w:hint="eastAsia"/>
        </w:rPr>
        <w:t>随着国家不断地发展，社会不断地进步，突发事件日益成为公众关注的焦点。在应对突发事件的过程中，各类应急处置人才发挥着不可替代的作用。随着国家对应急管理的重视，我国对应急管理人才队伍建设也越来越重视，在国家公共安全体系建设和应急管理能力方面，急需培养更多具有应急管理知识和能力的高校人才。在人才的培养模式中，应该整合传统教育教学方式、强化实践能力、增强学生风险危机意识、突发公共事件的应对及管理能力。</w:t>
      </w:r>
      <w:r w:rsidRPr="004047FC">
        <w:rPr>
          <w:rFonts w:hint="eastAsia"/>
        </w:rPr>
        <w:t xml:space="preserve"> </w:t>
      </w:r>
    </w:p>
    <w:p w14:paraId="2B25EB83" w14:textId="77777777" w:rsidR="0047503A" w:rsidRPr="004047FC" w:rsidRDefault="004047FC">
      <w:r w:rsidRPr="004047FC">
        <w:rPr>
          <w:rFonts w:hint="eastAsia"/>
        </w:rPr>
        <w:t>因此，高校迫切需要建设应急演练辅助教学系统，该系统具备自定义应急演练、自定义评估指标、记录应急演练情况、多窗口观看应急演练直播、实时交互指挥、应急演练事后评估等功能，可以有效地给应急管理教学实践提供支撑。</w:t>
      </w:r>
    </w:p>
    <w:p w14:paraId="68C8C9CB" w14:textId="77777777" w:rsidR="0047503A" w:rsidRPr="004047FC" w:rsidRDefault="004047FC">
      <w:pPr>
        <w:ind w:firstLine="420"/>
      </w:pPr>
      <w:commentRangeStart w:id="1"/>
      <w:r w:rsidRPr="004047FC">
        <w:rPr>
          <w:rFonts w:hint="eastAsia"/>
        </w:rPr>
        <w:t>本文通过对应急演练辅助教学系统进行系统需求分析，确定了系统的功能需求，将系统划分为应急演练直播模块、应急演练录播模块、应急演练交互模块、应急演练配置模块、应急演练评估模块和用户管理模块等六个模块。接下来根据系统的性能需求明确了系统的技术选型和框架搭建，并分模块对系统功能需求进行设计与实现，最终完成系统的开发和测试。</w:t>
      </w:r>
    </w:p>
    <w:p w14:paraId="79F25C57" w14:textId="23282B94" w:rsidR="0047503A" w:rsidRPr="004047FC" w:rsidRDefault="004047FC">
      <w:pPr>
        <w:ind w:firstLine="420"/>
      </w:pPr>
      <w:r w:rsidRPr="004047FC">
        <w:rPr>
          <w:rFonts w:hint="eastAsia"/>
        </w:rPr>
        <w:t>从整体角度来说，应急演练辅助教学系统可以分为</w:t>
      </w:r>
      <w:r w:rsidRPr="004047FC">
        <w:rPr>
          <w:rFonts w:hint="eastAsia"/>
        </w:rPr>
        <w:t>Web</w:t>
      </w:r>
      <w:r w:rsidRPr="004047FC">
        <w:rPr>
          <w:rFonts w:hint="eastAsia"/>
        </w:rPr>
        <w:t>前端、移动端、服务器端三个部分。</w:t>
      </w:r>
      <w:r w:rsidRPr="004047FC">
        <w:rPr>
          <w:rFonts w:hint="eastAsia"/>
        </w:rPr>
        <w:t>Web</w:t>
      </w:r>
      <w:r w:rsidRPr="004047FC">
        <w:rPr>
          <w:rFonts w:hint="eastAsia"/>
        </w:rPr>
        <w:t>前端主要功能是自定义应急演练的各个属性，包括具体内容、开放时间、评估指标等，还可以多窗口观看应急演练直播和录播视频，与应急演练直播人员进行实时交互指挥，以及根据评估指标对应急演练的执行情况进行评估等功能。移动端是用户选择具体的应急演练，并直播应急演练现场执行情况。服务器端的功能主要是为移动端和</w:t>
      </w:r>
      <w:r w:rsidRPr="004047FC">
        <w:rPr>
          <w:rFonts w:hint="eastAsia"/>
        </w:rPr>
        <w:t>Web</w:t>
      </w:r>
      <w:r w:rsidRPr="004047FC">
        <w:rPr>
          <w:rFonts w:hint="eastAsia"/>
        </w:rPr>
        <w:t>前端提供数据支持和处理相关业务逻辑。在开发技术方面，该系统采用了</w:t>
      </w:r>
      <w:r w:rsidRPr="004047FC">
        <w:rPr>
          <w:rFonts w:hint="eastAsia"/>
        </w:rPr>
        <w:t>B/</w:t>
      </w:r>
      <w:del w:id="2" w:author="weifeng" w:date="2021-03-26T19:45:00Z">
        <w:r w:rsidRPr="004047FC" w:rsidDel="00AF2134">
          <w:rPr>
            <w:rFonts w:hint="eastAsia"/>
          </w:rPr>
          <w:delText>s</w:delText>
        </w:r>
      </w:del>
      <w:ins w:id="3" w:author="weifeng" w:date="2021-03-26T19:45:00Z">
        <w:r w:rsidR="00AF2134">
          <w:t>S</w:t>
        </w:r>
      </w:ins>
      <w:r w:rsidRPr="004047FC">
        <w:rPr>
          <w:rFonts w:hint="eastAsia"/>
        </w:rPr>
        <w:t>架构模式，前服务器端分离进行开发，使得</w:t>
      </w:r>
      <w:r w:rsidRPr="004047FC">
        <w:rPr>
          <w:rFonts w:hint="eastAsia"/>
        </w:rPr>
        <w:t>Web</w:t>
      </w:r>
      <w:r w:rsidRPr="004047FC">
        <w:rPr>
          <w:rFonts w:hint="eastAsia"/>
        </w:rPr>
        <w:t>前端和服务器端只进行数据的交互，提高开发效率。</w:t>
      </w:r>
      <w:r w:rsidRPr="004047FC">
        <w:rPr>
          <w:rFonts w:hint="eastAsia"/>
        </w:rPr>
        <w:t>Web</w:t>
      </w:r>
      <w:r w:rsidRPr="004047FC">
        <w:rPr>
          <w:rFonts w:hint="eastAsia"/>
        </w:rPr>
        <w:t>前端采用高性能的</w:t>
      </w:r>
      <w:r w:rsidRPr="004047FC">
        <w:rPr>
          <w:rFonts w:hint="eastAsia"/>
        </w:rPr>
        <w:t>Vue</w:t>
      </w:r>
      <w:r w:rsidRPr="004047FC">
        <w:rPr>
          <w:rFonts w:hint="eastAsia"/>
        </w:rPr>
        <w:t>框架为基础，结合</w:t>
      </w:r>
      <w:r w:rsidRPr="004047FC">
        <w:rPr>
          <w:rFonts w:hint="eastAsia"/>
        </w:rPr>
        <w:t>Element UI</w:t>
      </w:r>
      <w:r w:rsidRPr="004047FC">
        <w:rPr>
          <w:rFonts w:hint="eastAsia"/>
        </w:rPr>
        <w:t>框架进行页面渲染。服务器端开发基于面向对象的</w:t>
      </w:r>
      <w:r w:rsidRPr="004047FC">
        <w:rPr>
          <w:rFonts w:hint="eastAsia"/>
        </w:rPr>
        <w:t>Java</w:t>
      </w:r>
      <w:r w:rsidRPr="004047FC">
        <w:rPr>
          <w:rFonts w:hint="eastAsia"/>
        </w:rPr>
        <w:t>语言和流行的</w:t>
      </w:r>
      <w:r w:rsidRPr="004047FC">
        <w:rPr>
          <w:rFonts w:hint="eastAsia"/>
        </w:rPr>
        <w:t>Spring Boot</w:t>
      </w:r>
      <w:r w:rsidRPr="004047FC">
        <w:rPr>
          <w:rFonts w:hint="eastAsia"/>
        </w:rPr>
        <w:t>框架进行编程实现，持久层采用</w:t>
      </w:r>
      <w:r w:rsidRPr="004047FC">
        <w:rPr>
          <w:rFonts w:hint="eastAsia"/>
        </w:rPr>
        <w:t>Mybatis</w:t>
      </w:r>
      <w:r w:rsidRPr="004047FC">
        <w:rPr>
          <w:rFonts w:hint="eastAsia"/>
        </w:rPr>
        <w:t>框架实现，使我们只需关注业务代码即可，极大地提高了开发效率。移动端采用</w:t>
      </w:r>
      <w:r w:rsidRPr="004047FC">
        <w:rPr>
          <w:rFonts w:hint="eastAsia"/>
        </w:rPr>
        <w:t>Uniapp</w:t>
      </w:r>
      <w:r w:rsidRPr="004047FC">
        <w:rPr>
          <w:rFonts w:hint="eastAsia"/>
        </w:rPr>
        <w:t>框架，一套代码，多端运行的特点，减少了学习成本和开发成本。流媒体服务器采用</w:t>
      </w:r>
      <w:r w:rsidRPr="004047FC">
        <w:rPr>
          <w:rFonts w:hint="eastAsia"/>
        </w:rPr>
        <w:t>Nginx</w:t>
      </w:r>
      <w:r w:rsidRPr="004047FC">
        <w:rPr>
          <w:rFonts w:hint="eastAsia"/>
        </w:rPr>
        <w:t>结合</w:t>
      </w:r>
      <w:r w:rsidRPr="004047FC">
        <w:rPr>
          <w:rFonts w:hint="eastAsia"/>
        </w:rPr>
        <w:t>RTMP</w:t>
      </w:r>
      <w:r w:rsidRPr="004047FC">
        <w:rPr>
          <w:rFonts w:hint="eastAsia"/>
        </w:rPr>
        <w:t>模块进行实现，具有简单易用、高性能、支持高并发等特点。</w:t>
      </w:r>
    </w:p>
    <w:p w14:paraId="61CD6F83" w14:textId="77777777" w:rsidR="0047503A" w:rsidRPr="004047FC" w:rsidRDefault="004047FC">
      <w:pPr>
        <w:ind w:firstLine="420"/>
      </w:pPr>
      <w:r w:rsidRPr="004047FC">
        <w:rPr>
          <w:rFonts w:hint="eastAsia"/>
        </w:rPr>
        <w:t>本系统界面简洁大方，经过一系列的测试表明系统功能完善，运行平稳，支持多用户并发推流直播，可以有效的锻炼学生应对灾害的处置能力，为应急演练教学方面提供支持。</w:t>
      </w:r>
      <w:commentRangeEnd w:id="1"/>
      <w:r w:rsidR="00AF2134">
        <w:rPr>
          <w:rStyle w:val="a8"/>
        </w:rPr>
        <w:commentReference w:id="1"/>
      </w:r>
    </w:p>
    <w:p w14:paraId="213BE2D0" w14:textId="75336B4D" w:rsidR="0047503A" w:rsidRPr="004047FC" w:rsidRDefault="004047FC">
      <w:pPr>
        <w:rPr>
          <w:b/>
          <w:bCs/>
        </w:rPr>
      </w:pPr>
      <w:r w:rsidRPr="004047FC">
        <w:rPr>
          <w:rFonts w:hint="eastAsia"/>
          <w:b/>
          <w:bCs/>
          <w:sz w:val="24"/>
        </w:rPr>
        <w:t>关键字</w:t>
      </w:r>
      <w:r w:rsidRPr="004047FC">
        <w:rPr>
          <w:rFonts w:hint="eastAsia"/>
          <w:b/>
          <w:bCs/>
        </w:rPr>
        <w:t>：</w:t>
      </w:r>
      <w:r w:rsidRPr="004047FC">
        <w:rPr>
          <w:rFonts w:hint="eastAsia"/>
        </w:rPr>
        <w:t>应急演练；教学</w:t>
      </w:r>
      <w:ins w:id="4" w:author="weifeng" w:date="2021-03-26T19:45:00Z">
        <w:r w:rsidR="00AF2134">
          <w:rPr>
            <w:rFonts w:hint="eastAsia"/>
          </w:rPr>
          <w:t>系统</w:t>
        </w:r>
      </w:ins>
      <w:r w:rsidRPr="004047FC">
        <w:rPr>
          <w:rFonts w:hint="eastAsia"/>
        </w:rPr>
        <w:t>；</w:t>
      </w:r>
      <w:del w:id="5" w:author="weifeng" w:date="2021-03-26T19:45:00Z">
        <w:r w:rsidRPr="004047FC" w:rsidDel="00AF2134">
          <w:rPr>
            <w:rFonts w:hint="eastAsia"/>
          </w:rPr>
          <w:delText>直播</w:delText>
        </w:r>
      </w:del>
      <w:ins w:id="6" w:author="weifeng" w:date="2021-03-26T19:45:00Z">
        <w:r w:rsidR="00AF2134">
          <w:rPr>
            <w:rFonts w:hint="eastAsia"/>
          </w:rPr>
          <w:t>流媒体</w:t>
        </w:r>
      </w:ins>
      <w:r w:rsidRPr="004047FC">
        <w:rPr>
          <w:rFonts w:hint="eastAsia"/>
        </w:rPr>
        <w:t>；</w:t>
      </w:r>
      <w:del w:id="7" w:author="weifeng" w:date="2021-03-26T19:46:00Z">
        <w:r w:rsidRPr="004047FC" w:rsidDel="006E0DB6">
          <w:rPr>
            <w:rFonts w:hint="eastAsia"/>
          </w:rPr>
          <w:delText>演练</w:delText>
        </w:r>
      </w:del>
      <w:r w:rsidRPr="004047FC">
        <w:rPr>
          <w:rFonts w:hint="eastAsia"/>
        </w:rPr>
        <w:t>评估；</w:t>
      </w:r>
      <w:r w:rsidRPr="004047FC">
        <w:rPr>
          <w:rFonts w:hint="eastAsia"/>
        </w:rPr>
        <w:t>Spring Boot</w:t>
      </w:r>
      <w:r w:rsidR="00AF2134">
        <w:rPr>
          <w:rFonts w:hint="eastAsia"/>
        </w:rPr>
        <w:t>；</w:t>
      </w:r>
      <w:commentRangeStart w:id="8"/>
      <w:r w:rsidRPr="004047FC">
        <w:rPr>
          <w:rFonts w:hint="eastAsia"/>
        </w:rPr>
        <w:t>框架</w:t>
      </w:r>
      <w:commentRangeEnd w:id="8"/>
      <w:r w:rsidR="00AF2134">
        <w:rPr>
          <w:rStyle w:val="a8"/>
        </w:rPr>
        <w:commentReference w:id="8"/>
      </w:r>
      <w:r w:rsidRPr="004047FC">
        <w:rPr>
          <w:rFonts w:hint="eastAsia"/>
        </w:rPr>
        <w:t>；</w:t>
      </w:r>
    </w:p>
    <w:p w14:paraId="11790076" w14:textId="77777777" w:rsidR="0047503A" w:rsidRPr="004047FC" w:rsidRDefault="0047503A">
      <w:pPr>
        <w:jc w:val="left"/>
      </w:pPr>
    </w:p>
    <w:p w14:paraId="6A135980" w14:textId="77777777" w:rsidR="0047503A" w:rsidRPr="004047FC" w:rsidRDefault="0047503A">
      <w:pPr>
        <w:ind w:firstLine="420"/>
      </w:pPr>
    </w:p>
    <w:p w14:paraId="035D6AE8" w14:textId="77777777" w:rsidR="0047503A" w:rsidRPr="004047FC" w:rsidRDefault="004047FC">
      <w:pPr>
        <w:pStyle w:val="1"/>
        <w:tabs>
          <w:tab w:val="left" w:pos="928"/>
        </w:tabs>
        <w:jc w:val="center"/>
      </w:pPr>
      <w:bookmarkStart w:id="9" w:name="_Toc26169"/>
      <w:r w:rsidRPr="004047FC">
        <w:rPr>
          <w:rFonts w:hint="eastAsia"/>
        </w:rPr>
        <w:lastRenderedPageBreak/>
        <w:t>第</w:t>
      </w:r>
      <w:r w:rsidRPr="004047FC">
        <w:rPr>
          <w:rFonts w:hint="eastAsia"/>
        </w:rPr>
        <w:t>1</w:t>
      </w:r>
      <w:r w:rsidRPr="004047FC">
        <w:rPr>
          <w:rFonts w:hint="eastAsia"/>
        </w:rPr>
        <w:t>章</w:t>
      </w:r>
      <w:r w:rsidRPr="004047FC">
        <w:rPr>
          <w:rFonts w:hint="eastAsia"/>
        </w:rPr>
        <w:t xml:space="preserve"> </w:t>
      </w:r>
      <w:r w:rsidRPr="004047FC">
        <w:rPr>
          <w:rFonts w:hint="eastAsia"/>
        </w:rPr>
        <w:t>绪论</w:t>
      </w:r>
      <w:bookmarkEnd w:id="9"/>
    </w:p>
    <w:p w14:paraId="31DAECDF" w14:textId="77777777" w:rsidR="0047503A" w:rsidRPr="004047FC" w:rsidRDefault="004047FC">
      <w:pPr>
        <w:pStyle w:val="2"/>
      </w:pPr>
      <w:bookmarkStart w:id="10" w:name="_Toc11664"/>
      <w:r w:rsidRPr="004047FC">
        <w:rPr>
          <w:rFonts w:hint="eastAsia"/>
        </w:rPr>
        <w:t>1.1</w:t>
      </w:r>
      <w:r w:rsidRPr="004047FC">
        <w:rPr>
          <w:rFonts w:hint="eastAsia"/>
        </w:rPr>
        <w:t>研究背景</w:t>
      </w:r>
      <w:bookmarkEnd w:id="10"/>
    </w:p>
    <w:p w14:paraId="36BDEF65" w14:textId="77280093" w:rsidR="0047503A" w:rsidRPr="004047FC" w:rsidRDefault="004047FC">
      <w:pPr>
        <w:ind w:firstLine="420"/>
      </w:pPr>
      <w:commentRangeStart w:id="11"/>
      <w:r w:rsidRPr="004047FC">
        <w:rPr>
          <w:rFonts w:hint="eastAsia"/>
        </w:rPr>
        <w:t>作为世界上地震灾害最严重的国家</w:t>
      </w:r>
      <w:commentRangeEnd w:id="11"/>
      <w:r w:rsidR="006E0DB6">
        <w:rPr>
          <w:rStyle w:val="a8"/>
        </w:rPr>
        <w:commentReference w:id="11"/>
      </w:r>
      <w:r w:rsidRPr="004047FC">
        <w:rPr>
          <w:rFonts w:hint="eastAsia"/>
        </w:rPr>
        <w:t>，我国社会公众对于政府尤其是地震部门在应对地震灾害时需提供相应的震前防御预报、震时监测和震后应急指挥救援等有极高要求。我国在“十五”期间建成国务院抗震救灾指挥部技术系统和</w:t>
      </w:r>
      <w:r w:rsidRPr="004047FC">
        <w:rPr>
          <w:rFonts w:hint="eastAsia"/>
        </w:rPr>
        <w:t>31</w:t>
      </w:r>
      <w:r w:rsidRPr="004047FC">
        <w:rPr>
          <w:rFonts w:hint="eastAsia"/>
        </w:rPr>
        <w:t>个省抗震救灾指挥部技术系统，以及“十二五”期间完成国家地震社会服务工程项目，实现了国家与省级抗震救灾指挥部的多部门联动协同机制、信息沟通与数据交换的渠道。</w:t>
      </w:r>
      <w:commentRangeStart w:id="12"/>
      <w:r w:rsidRPr="004047FC">
        <w:rPr>
          <w:rFonts w:hint="eastAsia"/>
        </w:rPr>
        <w:t>地震作为自然灾害的一种，是无法避免的，而我们所能做的只是将地震的损失降到最小。</w:t>
      </w:r>
      <w:commentRangeEnd w:id="12"/>
      <w:r w:rsidR="006E0DB6">
        <w:rPr>
          <w:rStyle w:val="a8"/>
        </w:rPr>
        <w:commentReference w:id="12"/>
      </w:r>
      <w:r w:rsidRPr="004047FC">
        <w:rPr>
          <w:rFonts w:hint="eastAsia"/>
        </w:rPr>
        <w:t>数十年来，我国出现过多起地震。据统计，唐山地震共造成</w:t>
      </w:r>
      <w:r w:rsidRPr="004047FC">
        <w:rPr>
          <w:rFonts w:hint="eastAsia"/>
        </w:rPr>
        <w:t>24</w:t>
      </w:r>
      <w:r w:rsidRPr="004047FC">
        <w:rPr>
          <w:rFonts w:hint="eastAsia"/>
        </w:rPr>
        <w:t>万多人死亡，</w:t>
      </w:r>
      <w:r w:rsidRPr="004047FC">
        <w:rPr>
          <w:rFonts w:hint="eastAsia"/>
        </w:rPr>
        <w:t>16.4</w:t>
      </w:r>
      <w:r w:rsidRPr="004047FC">
        <w:rPr>
          <w:rFonts w:hint="eastAsia"/>
        </w:rPr>
        <w:t>万多人受伤。</w:t>
      </w:r>
      <w:r w:rsidRPr="004047FC">
        <w:rPr>
          <w:rFonts w:hint="eastAsia"/>
        </w:rPr>
        <w:t>2008</w:t>
      </w:r>
      <w:r w:rsidRPr="004047FC">
        <w:rPr>
          <w:rFonts w:hint="eastAsia"/>
        </w:rPr>
        <w:t>年的汶川地震</w:t>
      </w:r>
      <w:del w:id="13" w:author="weifeng" w:date="2021-03-26T19:51:00Z">
        <w:r w:rsidRPr="004047FC" w:rsidDel="002C152F">
          <w:rPr>
            <w:rFonts w:hint="eastAsia"/>
          </w:rPr>
          <w:delText>，这是大多数人都亲身经历过的，汶川地震</w:delText>
        </w:r>
      </w:del>
      <w:r w:rsidRPr="004047FC">
        <w:rPr>
          <w:rFonts w:hint="eastAsia"/>
        </w:rPr>
        <w:t>是近年来中国遭受的破坏性最强的地震，共造成了</w:t>
      </w:r>
      <w:r w:rsidRPr="004047FC">
        <w:rPr>
          <w:rFonts w:hint="eastAsia"/>
        </w:rPr>
        <w:t>17</w:t>
      </w:r>
      <w:r w:rsidRPr="004047FC">
        <w:rPr>
          <w:rFonts w:hint="eastAsia"/>
        </w:rPr>
        <w:t>万多人失踪，</w:t>
      </w:r>
      <w:commentRangeStart w:id="14"/>
      <w:r w:rsidRPr="004047FC">
        <w:rPr>
          <w:rFonts w:hint="eastAsia"/>
        </w:rPr>
        <w:t>6.9</w:t>
      </w:r>
      <w:r w:rsidRPr="004047FC">
        <w:rPr>
          <w:rFonts w:hint="eastAsia"/>
        </w:rPr>
        <w:t>万多</w:t>
      </w:r>
      <w:commentRangeEnd w:id="14"/>
      <w:r w:rsidR="00DD2E88">
        <w:rPr>
          <w:rStyle w:val="a8"/>
        </w:rPr>
        <w:commentReference w:id="14"/>
      </w:r>
      <w:r w:rsidRPr="004047FC">
        <w:rPr>
          <w:rFonts w:hint="eastAsia"/>
        </w:rPr>
        <w:t>人遇难</w:t>
      </w:r>
      <w:r w:rsidRPr="004047FC">
        <w:rPr>
          <w:rFonts w:hint="eastAsia"/>
        </w:rPr>
        <w:t>37.5</w:t>
      </w:r>
      <w:r w:rsidRPr="004047FC">
        <w:rPr>
          <w:rFonts w:hint="eastAsia"/>
        </w:rPr>
        <w:t>万多人受伤。</w:t>
      </w:r>
      <w:r w:rsidRPr="004047FC">
        <w:rPr>
          <w:rFonts w:hint="eastAsia"/>
        </w:rPr>
        <w:t>2010</w:t>
      </w:r>
      <w:r w:rsidRPr="004047FC">
        <w:rPr>
          <w:rFonts w:hint="eastAsia"/>
        </w:rPr>
        <w:t>年的青海玉树地震，共造成了</w:t>
      </w:r>
      <w:r w:rsidRPr="004047FC">
        <w:rPr>
          <w:rFonts w:hint="eastAsia"/>
        </w:rPr>
        <w:t>2600</w:t>
      </w:r>
      <w:r w:rsidRPr="004047FC">
        <w:rPr>
          <w:rFonts w:hint="eastAsia"/>
        </w:rPr>
        <w:t>多人遇难，</w:t>
      </w:r>
      <w:r w:rsidRPr="004047FC">
        <w:rPr>
          <w:rFonts w:hint="eastAsia"/>
        </w:rPr>
        <w:t>270</w:t>
      </w:r>
      <w:r w:rsidRPr="004047FC">
        <w:rPr>
          <w:rFonts w:hint="eastAsia"/>
        </w:rPr>
        <w:t>人失踪。</w:t>
      </w:r>
      <w:r w:rsidRPr="004047FC">
        <w:rPr>
          <w:rFonts w:hint="eastAsia"/>
        </w:rPr>
        <w:t>2011</w:t>
      </w:r>
      <w:r w:rsidRPr="004047FC">
        <w:rPr>
          <w:rFonts w:hint="eastAsia"/>
        </w:rPr>
        <w:t>年的云南盈口地震，共造成了</w:t>
      </w:r>
      <w:r w:rsidRPr="004047FC">
        <w:rPr>
          <w:rFonts w:hint="eastAsia"/>
        </w:rPr>
        <w:t>25</w:t>
      </w:r>
      <w:r w:rsidRPr="004047FC">
        <w:rPr>
          <w:rFonts w:hint="eastAsia"/>
        </w:rPr>
        <w:t>人遇难，</w:t>
      </w:r>
      <w:r w:rsidRPr="004047FC">
        <w:rPr>
          <w:rFonts w:hint="eastAsia"/>
        </w:rPr>
        <w:t>314</w:t>
      </w:r>
      <w:r w:rsidRPr="004047FC">
        <w:rPr>
          <w:rFonts w:hint="eastAsia"/>
        </w:rPr>
        <w:t>人受伤。虽然这两个数据不大，但是房屋倒塌了近</w:t>
      </w:r>
      <w:r w:rsidRPr="004047FC">
        <w:rPr>
          <w:rFonts w:hint="eastAsia"/>
        </w:rPr>
        <w:t>10</w:t>
      </w:r>
      <w:r w:rsidRPr="004047FC">
        <w:rPr>
          <w:rFonts w:hint="eastAsia"/>
        </w:rPr>
        <w:t>万间。从这些数据可以看出地震残酷无情。</w:t>
      </w:r>
      <w:commentRangeStart w:id="15"/>
      <w:r w:rsidRPr="004047FC">
        <w:rPr>
          <w:rFonts w:hint="eastAsia"/>
        </w:rPr>
        <w:t>我们只能面对地震、挑战地震。</w:t>
      </w:r>
      <w:commentRangeEnd w:id="15"/>
      <w:r w:rsidR="008310A0">
        <w:rPr>
          <w:rStyle w:val="a8"/>
        </w:rPr>
        <w:commentReference w:id="15"/>
      </w:r>
      <w:r w:rsidRPr="004047FC">
        <w:rPr>
          <w:rFonts w:hint="eastAsia"/>
        </w:rPr>
        <w:t>把地震带来的损失降到最低，这就需要便捷高效的应对措施。</w:t>
      </w:r>
    </w:p>
    <w:p w14:paraId="2F95BB00" w14:textId="46F47835" w:rsidR="0047503A" w:rsidRPr="004047FC" w:rsidRDefault="004047FC">
      <w:pPr>
        <w:ind w:firstLine="420"/>
      </w:pPr>
      <w:r w:rsidRPr="004047FC">
        <w:rPr>
          <w:rFonts w:hint="eastAsia"/>
        </w:rPr>
        <w:t>在</w:t>
      </w:r>
      <w:commentRangeStart w:id="16"/>
      <w:r w:rsidRPr="004047FC">
        <w:rPr>
          <w:rFonts w:hint="eastAsia"/>
        </w:rPr>
        <w:t>应对突发事件</w:t>
      </w:r>
      <w:commentRangeEnd w:id="16"/>
      <w:r w:rsidR="008310A0">
        <w:rPr>
          <w:rStyle w:val="a8"/>
        </w:rPr>
        <w:commentReference w:id="16"/>
      </w:r>
      <w:r w:rsidRPr="004047FC">
        <w:rPr>
          <w:rFonts w:hint="eastAsia"/>
        </w:rPr>
        <w:t>的过程中，各类应急处置人才发挥着不可替代的作用。随着国家对应急管理的重视，我国对应急管理人才队伍建设也越来越重视，在国家公共安全体系建设和应急管理能力方面，急需培养更多具有应急管理知识和能力的高校人才。在人才的培养模式中，应该整合传统教育教学方式、强化实践能力、增强学生风险危机意识、突发公共事件的应对及管理能力。</w:t>
      </w:r>
      <w:r w:rsidRPr="004047FC">
        <w:rPr>
          <w:rFonts w:hint="eastAsia"/>
        </w:rPr>
        <w:t xml:space="preserve"> </w:t>
      </w:r>
    </w:p>
    <w:p w14:paraId="1E33C984" w14:textId="77777777" w:rsidR="0047503A" w:rsidRPr="004047FC" w:rsidRDefault="004047FC">
      <w:r w:rsidRPr="004047FC">
        <w:rPr>
          <w:rFonts w:hint="eastAsia"/>
        </w:rPr>
        <w:t xml:space="preserve"> </w:t>
      </w:r>
      <w:r w:rsidRPr="004047FC">
        <w:rPr>
          <w:rFonts w:hint="eastAsia"/>
        </w:rPr>
        <w:tab/>
      </w:r>
      <w:r w:rsidRPr="004047FC">
        <w:rPr>
          <w:rFonts w:hint="eastAsia"/>
        </w:rPr>
        <w:t>近年来，手机的普及率逐渐提高，截至</w:t>
      </w:r>
      <w:r w:rsidRPr="004047FC">
        <w:rPr>
          <w:rFonts w:hint="eastAsia"/>
        </w:rPr>
        <w:t xml:space="preserve"> 2013 </w:t>
      </w:r>
      <w:r w:rsidRPr="004047FC">
        <w:rPr>
          <w:rFonts w:hint="eastAsia"/>
        </w:rPr>
        <w:t>年，我国使用人数突破</w:t>
      </w:r>
      <w:r w:rsidRPr="004047FC">
        <w:rPr>
          <w:rFonts w:hint="eastAsia"/>
        </w:rPr>
        <w:t xml:space="preserve"> 11 </w:t>
      </w:r>
      <w:r w:rsidRPr="004047FC">
        <w:rPr>
          <w:rFonts w:hint="eastAsia"/>
        </w:rPr>
        <w:t>亿，手机普及率高达</w:t>
      </w:r>
      <w:r w:rsidRPr="004047FC">
        <w:rPr>
          <w:rFonts w:hint="eastAsia"/>
        </w:rPr>
        <w:t xml:space="preserve"> 84.9%</w:t>
      </w:r>
      <w:r w:rsidRPr="004047FC">
        <w:rPr>
          <w:rFonts w:hint="eastAsia"/>
        </w:rPr>
        <w:t>，并且</w:t>
      </w:r>
      <w:r w:rsidRPr="004047FC">
        <w:rPr>
          <w:rFonts w:hint="eastAsia"/>
        </w:rPr>
        <w:t xml:space="preserve"> 50%</w:t>
      </w:r>
      <w:r w:rsidRPr="004047FC">
        <w:rPr>
          <w:rFonts w:hint="eastAsia"/>
        </w:rPr>
        <w:t>的城市居民都拥有智能手机，其中</w:t>
      </w:r>
      <w:r w:rsidRPr="004047FC">
        <w:rPr>
          <w:rFonts w:hint="eastAsia"/>
        </w:rPr>
        <w:t xml:space="preserve"> 69%</w:t>
      </w:r>
      <w:r w:rsidRPr="004047FC">
        <w:rPr>
          <w:rFonts w:hint="eastAsia"/>
        </w:rPr>
        <w:t>用户每天会使用智能手机访问互联网，移动手机成为人们日常生活中必不可少的工具。美国皮尤研究中心发表的数据报告显示，中国的智能手机普及率达到</w:t>
      </w:r>
      <w:r w:rsidRPr="004047FC">
        <w:rPr>
          <w:rFonts w:hint="eastAsia"/>
        </w:rPr>
        <w:t xml:space="preserve"> 58%</w:t>
      </w:r>
      <w:r w:rsidRPr="004047FC">
        <w:rPr>
          <w:rFonts w:hint="eastAsia"/>
        </w:rPr>
        <w:t>。智能手机的发展，移动媒体和</w:t>
      </w:r>
      <w:r w:rsidRPr="004047FC">
        <w:rPr>
          <w:rFonts w:hint="eastAsia"/>
        </w:rPr>
        <w:t>5G</w:t>
      </w:r>
      <w:r w:rsidRPr="004047FC">
        <w:rPr>
          <w:rFonts w:hint="eastAsia"/>
        </w:rPr>
        <w:t>网络发展使得存在可能性。</w:t>
      </w:r>
    </w:p>
    <w:p w14:paraId="43C6909D" w14:textId="4B8F5C28" w:rsidR="0047503A" w:rsidRPr="004047FC" w:rsidRDefault="004047FC">
      <w:pPr>
        <w:ind w:firstLine="420"/>
      </w:pPr>
      <w:commentRangeStart w:id="17"/>
      <w:r w:rsidRPr="004047FC">
        <w:rPr>
          <w:rFonts w:hint="eastAsia"/>
        </w:rPr>
        <w:t>在高校传统的应急管理教学中，以课堂教学为主，主要教授应急管理的</w:t>
      </w:r>
      <w:ins w:id="18" w:author="weifeng" w:date="2021-03-26T19:58:00Z">
        <w:r w:rsidR="008310A0">
          <w:rPr>
            <w:rFonts w:hint="eastAsia"/>
          </w:rPr>
          <w:t>概念、</w:t>
        </w:r>
      </w:ins>
      <w:r w:rsidRPr="004047FC">
        <w:rPr>
          <w:rFonts w:hint="eastAsia"/>
        </w:rPr>
        <w:t>思想和方法，</w:t>
      </w:r>
      <w:commentRangeEnd w:id="17"/>
      <w:r w:rsidR="008310A0">
        <w:rPr>
          <w:rStyle w:val="a8"/>
        </w:rPr>
        <w:commentReference w:id="17"/>
      </w:r>
      <w:r w:rsidRPr="004047FC">
        <w:rPr>
          <w:rFonts w:hint="eastAsia"/>
        </w:rPr>
        <w:t>应急演练实践内容较少，学生很难将课堂中学到的知识灵活运用到实践中，以及深刻体会其重要性，并且传统的应急演练成本较高，组织执行流程复杂，同时很难记录应急演练现场执行情况，对于教师事后评估应急演练的执行情况更是难以执行。因此，高校迫切需要建设应急演练辅助教学系统，使得教师可以自定义应急演练，学生根据应急演练相关内容进行实地演练，使用方便快捷的手机实时传输应急演练执行画面，教师通过浏览器页面实时观看多窗口直播内容，掌控全局应急演练执行情况，同时可在应急演练的执行过程中，进行交互指挥，并且可以事后进行复盘评估等功能。本文拟采用手机结合流媒体技术，利用</w:t>
      </w:r>
      <w:r w:rsidRPr="004047FC">
        <w:rPr>
          <w:rFonts w:hint="eastAsia"/>
        </w:rPr>
        <w:t>B/S</w:t>
      </w:r>
      <w:r w:rsidRPr="004047FC">
        <w:rPr>
          <w:rFonts w:hint="eastAsia"/>
        </w:rPr>
        <w:t>架构实现应急演练辅助教学系统，帮助高校应急教学实践开展，为应急演练教学提供系统支持，这对于应急管理人才培养是非常有意义的。</w:t>
      </w:r>
    </w:p>
    <w:p w14:paraId="33A6B1B3" w14:textId="77777777" w:rsidR="0047503A" w:rsidRPr="004047FC" w:rsidRDefault="004047FC">
      <w:pPr>
        <w:pStyle w:val="2"/>
      </w:pPr>
      <w:bookmarkStart w:id="19" w:name="_Toc22538"/>
      <w:r w:rsidRPr="004047FC">
        <w:rPr>
          <w:rFonts w:hint="eastAsia"/>
        </w:rPr>
        <w:t>1.2</w:t>
      </w:r>
      <w:r w:rsidRPr="004047FC">
        <w:rPr>
          <w:rFonts w:hint="eastAsia"/>
        </w:rPr>
        <w:t>国内</w:t>
      </w:r>
      <w:commentRangeStart w:id="20"/>
      <w:r w:rsidRPr="004047FC">
        <w:rPr>
          <w:rFonts w:hint="eastAsia"/>
        </w:rPr>
        <w:t>外研究现状</w:t>
      </w:r>
      <w:bookmarkEnd w:id="19"/>
      <w:commentRangeEnd w:id="20"/>
      <w:r w:rsidR="008310A0">
        <w:rPr>
          <w:rStyle w:val="a8"/>
          <w:rFonts w:asciiTheme="minorHAnsi" w:eastAsiaTheme="minorEastAsia" w:hAnsiTheme="minorHAnsi"/>
          <w:b w:val="0"/>
        </w:rPr>
        <w:commentReference w:id="20"/>
      </w:r>
    </w:p>
    <w:p w14:paraId="1CFBF1A0" w14:textId="024E89D5" w:rsidR="0047503A" w:rsidRPr="004047FC" w:rsidRDefault="004047FC">
      <w:pPr>
        <w:ind w:firstLine="420"/>
      </w:pPr>
      <w:r w:rsidRPr="004047FC">
        <w:t>1966</w:t>
      </w:r>
      <w:r w:rsidRPr="004047FC">
        <w:t>年邢台地震是我国现代地震工作新时代的开始。随着四十多年的发展，我国的地震应急措施也是经历了翻天覆地的变化，取得了实质性的进展。</w:t>
      </w:r>
      <w:r w:rsidRPr="008310A0">
        <w:rPr>
          <w:rFonts w:hint="eastAsia"/>
          <w:color w:val="FF0000"/>
          <w:rPrChange w:id="21" w:author="weifeng" w:date="2021-03-26T20:01:00Z">
            <w:rPr>
              <w:rFonts w:hint="eastAsia"/>
            </w:rPr>
          </w:rPrChange>
        </w:rPr>
        <w:t>应急指挥系统</w:t>
      </w:r>
      <w:r w:rsidRPr="004047FC">
        <w:t>的起步阶段</w:t>
      </w:r>
      <w:r w:rsidRPr="004047FC">
        <w:rPr>
          <w:rFonts w:hint="eastAsia"/>
        </w:rPr>
        <w:t>，</w:t>
      </w:r>
      <w:r w:rsidRPr="004047FC">
        <w:lastRenderedPageBreak/>
        <w:t>成小平</w:t>
      </w:r>
      <w:commentRangeStart w:id="22"/>
      <w:r w:rsidRPr="004047FC">
        <w:t>（</w:t>
      </w:r>
      <w:r w:rsidRPr="004047FC">
        <w:t>1998</w:t>
      </w:r>
      <w:r w:rsidRPr="004047FC">
        <w:t>）</w:t>
      </w:r>
      <w:commentRangeEnd w:id="22"/>
      <w:r w:rsidR="008310A0">
        <w:rPr>
          <w:rStyle w:val="a8"/>
        </w:rPr>
        <w:commentReference w:id="22"/>
      </w:r>
      <w:r w:rsidRPr="004047FC">
        <w:t>提出以全国地震计算机网络系统为支撑环境，对地震速报信息快速响应</w:t>
      </w:r>
      <w:r w:rsidRPr="004047FC">
        <w:rPr>
          <w:vertAlign w:val="superscript"/>
        </w:rPr>
        <w:t>[1]</w:t>
      </w:r>
      <w:r w:rsidRPr="004047FC">
        <w:t>。王孝铣（</w:t>
      </w:r>
      <w:r w:rsidRPr="004047FC">
        <w:t>2000</w:t>
      </w:r>
      <w:r w:rsidRPr="004047FC">
        <w:t>）介绍了福建省地震局采用</w:t>
      </w:r>
      <w:r w:rsidRPr="004047FC">
        <w:t>100Base-TX</w:t>
      </w:r>
      <w:r w:rsidRPr="004047FC">
        <w:t>快速以太网、</w:t>
      </w:r>
      <w:r w:rsidRPr="004047FC">
        <w:t>TCP/IP</w:t>
      </w:r>
      <w:r w:rsidRPr="004047FC">
        <w:t>通信协议等技术建成的福建地震应急指挥系统，在</w:t>
      </w:r>
      <w:r w:rsidRPr="004047FC">
        <w:t>1999</w:t>
      </w:r>
      <w:r w:rsidRPr="004047FC">
        <w:t>年地震紧急状态期间，也得到应用和考验</w:t>
      </w:r>
      <w:r w:rsidRPr="004047FC">
        <w:rPr>
          <w:vertAlign w:val="superscript"/>
        </w:rPr>
        <w:t>[2]</w:t>
      </w:r>
      <w:r w:rsidRPr="004047FC">
        <w:t>。王公学</w:t>
      </w:r>
      <w:r w:rsidRPr="004047FC">
        <w:rPr>
          <w:rFonts w:hint="eastAsia"/>
        </w:rPr>
        <w:t>（</w:t>
      </w:r>
      <w:r w:rsidRPr="004047FC">
        <w:t>2002</w:t>
      </w:r>
      <w:r w:rsidRPr="004047FC">
        <w:rPr>
          <w:rFonts w:hint="eastAsia"/>
        </w:rPr>
        <w:t>）</w:t>
      </w:r>
      <w:r w:rsidRPr="004047FC">
        <w:t>指出震后应急的时间尺度以及震后应急与震后救灾的区别与联系。从科学决策的意义上讲</w:t>
      </w:r>
      <w:r w:rsidRPr="004047FC">
        <w:rPr>
          <w:vertAlign w:val="superscript"/>
        </w:rPr>
        <w:t>[3]</w:t>
      </w:r>
      <w:r w:rsidRPr="004047FC">
        <w:t>，聂高众</w:t>
      </w:r>
      <w:r w:rsidRPr="004047FC">
        <w:rPr>
          <w:rFonts w:hint="eastAsia"/>
        </w:rPr>
        <w:t>（</w:t>
      </w:r>
      <w:r w:rsidRPr="004047FC">
        <w:t>2002</w:t>
      </w:r>
      <w:r w:rsidRPr="004047FC">
        <w:rPr>
          <w:rFonts w:hint="eastAsia"/>
        </w:rPr>
        <w:t>）</w:t>
      </w:r>
      <w:r w:rsidRPr="004047FC">
        <w:t>则提出地震应急基础数据库是各级地震部门开展应急工作的基础，是各级政府履行地震应急指挥职能的基本保障</w:t>
      </w:r>
      <w:r w:rsidRPr="004047FC">
        <w:rPr>
          <w:vertAlign w:val="superscript"/>
        </w:rPr>
        <w:t>[4]</w:t>
      </w:r>
      <w:r w:rsidRPr="004047FC">
        <w:t>。范灵春</w:t>
      </w:r>
      <w:r w:rsidRPr="004047FC">
        <w:rPr>
          <w:rFonts w:hint="eastAsia"/>
        </w:rPr>
        <w:t>（</w:t>
      </w:r>
      <w:r w:rsidRPr="004047FC">
        <w:t>2003</w:t>
      </w:r>
      <w:r w:rsidRPr="004047FC">
        <w:rPr>
          <w:rFonts w:hint="eastAsia"/>
        </w:rPr>
        <w:t>）</w:t>
      </w:r>
      <w:r w:rsidRPr="004047FC">
        <w:t>利用便携式电脑和</w:t>
      </w:r>
      <w:commentRangeStart w:id="23"/>
      <w:r w:rsidRPr="004047FC">
        <w:t>h</w:t>
      </w:r>
      <w:commentRangeEnd w:id="23"/>
      <w:r w:rsidR="008310A0">
        <w:rPr>
          <w:rStyle w:val="a8"/>
        </w:rPr>
        <w:commentReference w:id="23"/>
      </w:r>
      <w:r w:rsidRPr="004047FC">
        <w:rPr>
          <w:rFonts w:hint="eastAsia"/>
        </w:rPr>
        <w:t>。</w:t>
      </w:r>
      <w:r w:rsidRPr="004047FC">
        <w:t>323</w:t>
      </w:r>
      <w:r w:rsidRPr="004047FC">
        <w:t>标准以及</w:t>
      </w:r>
      <w:r w:rsidRPr="004047FC">
        <w:t>ISDN</w:t>
      </w:r>
      <w:r w:rsidRPr="004047FC">
        <w:t>等技术设计的视频会议系统，为地震救灾指挥辅助决策提供了有效的依据</w:t>
      </w:r>
      <w:r w:rsidRPr="004047FC">
        <w:rPr>
          <w:vertAlign w:val="superscript"/>
        </w:rPr>
        <w:t>[5]</w:t>
      </w:r>
      <w:r w:rsidRPr="004047FC">
        <w:t>。魏艳华</w:t>
      </w:r>
      <w:r w:rsidRPr="004047FC">
        <w:rPr>
          <w:rFonts w:hint="eastAsia"/>
        </w:rPr>
        <w:t>（</w:t>
      </w:r>
      <w:r w:rsidRPr="004047FC">
        <w:t>2005</w:t>
      </w:r>
      <w:r w:rsidRPr="004047FC">
        <w:rPr>
          <w:rFonts w:hint="eastAsia"/>
        </w:rPr>
        <w:t>）</w:t>
      </w:r>
      <w:r w:rsidRPr="004047FC">
        <w:t>利用地理信息系统</w:t>
      </w:r>
      <w:r w:rsidRPr="004047FC">
        <w:rPr>
          <w:rFonts w:hint="eastAsia"/>
        </w:rPr>
        <w:t>（</w:t>
      </w:r>
      <w:r w:rsidRPr="004047FC">
        <w:t>GIS</w:t>
      </w:r>
      <w:r w:rsidRPr="004047FC">
        <w:rPr>
          <w:rFonts w:hint="eastAsia"/>
        </w:rPr>
        <w:t>）</w:t>
      </w:r>
      <w:r w:rsidRPr="004047FC">
        <w:t>技术应用于地震应急工作，为政府人员作出程式化的响应提供了科学依据</w:t>
      </w:r>
      <w:r w:rsidRPr="004047FC">
        <w:rPr>
          <w:vertAlign w:val="superscript"/>
        </w:rPr>
        <w:t>[6]</w:t>
      </w:r>
      <w:r w:rsidRPr="004047FC">
        <w:t>。侯建盛</w:t>
      </w:r>
      <w:r w:rsidRPr="004047FC">
        <w:rPr>
          <w:rFonts w:hint="eastAsia"/>
        </w:rPr>
        <w:t>（</w:t>
      </w:r>
      <w:r w:rsidRPr="004047FC">
        <w:t>2005</w:t>
      </w:r>
      <w:r w:rsidRPr="004047FC">
        <w:rPr>
          <w:rFonts w:hint="eastAsia"/>
        </w:rPr>
        <w:t>）</w:t>
      </w:r>
      <w:r w:rsidRPr="004047FC">
        <w:t>根据日本新潟县</w:t>
      </w:r>
      <w:r w:rsidRPr="004047FC">
        <w:t>7</w:t>
      </w:r>
      <w:r w:rsidRPr="004047FC">
        <w:rPr>
          <w:rFonts w:hint="eastAsia"/>
        </w:rPr>
        <w:t>.</w:t>
      </w:r>
      <w:r w:rsidRPr="004047FC">
        <w:t>0</w:t>
      </w:r>
      <w:r w:rsidRPr="004047FC">
        <w:t>级城市直下型地震震后救灾行动，提出统一协调的指挥机构、快速便捷的信息系统是防震减灾的关键</w:t>
      </w:r>
      <w:r w:rsidRPr="004047FC">
        <w:rPr>
          <w:vertAlign w:val="superscript"/>
        </w:rPr>
        <w:t>[7]</w:t>
      </w:r>
      <w:r w:rsidRPr="004047FC">
        <w:t>。管友海</w:t>
      </w:r>
      <w:r w:rsidRPr="004047FC">
        <w:rPr>
          <w:rFonts w:hint="eastAsia"/>
        </w:rPr>
        <w:t>（</w:t>
      </w:r>
      <w:r w:rsidRPr="004047FC">
        <w:t>2006</w:t>
      </w:r>
      <w:r w:rsidRPr="004047FC">
        <w:rPr>
          <w:rFonts w:hint="eastAsia"/>
        </w:rPr>
        <w:t>）</w:t>
      </w:r>
      <w:r w:rsidRPr="004047FC">
        <w:t>基于空间决策支持技术，设计与开发了地震应急对策软件，将地震灾害信息生动的可视化，有效提高了地震应急的效率和响应速度，对全国大中城市地震应急指挥技术系统的建设具有示范意义</w:t>
      </w:r>
      <w:r w:rsidRPr="004047FC">
        <w:rPr>
          <w:vertAlign w:val="superscript"/>
        </w:rPr>
        <w:t>[8]</w:t>
      </w:r>
      <w:r w:rsidRPr="004047FC">
        <w:t>。陈强</w:t>
      </w:r>
      <w:r w:rsidRPr="004047FC">
        <w:rPr>
          <w:rFonts w:hint="eastAsia"/>
        </w:rPr>
        <w:t>（</w:t>
      </w:r>
      <w:r w:rsidRPr="004047FC">
        <w:t>2008</w:t>
      </w:r>
      <w:r w:rsidRPr="004047FC">
        <w:rPr>
          <w:rFonts w:hint="eastAsia"/>
        </w:rPr>
        <w:t>）</w:t>
      </w:r>
      <w:r w:rsidRPr="004047FC">
        <w:t>则提出利用</w:t>
      </w:r>
      <w:r w:rsidRPr="004047FC">
        <w:t>Google Earth</w:t>
      </w:r>
      <w:r w:rsidRPr="004047FC">
        <w:t>的平台，发布公众地震信息，进行救援路线导航与跟踪，开展地震应急工作是高效率、低成本的</w:t>
      </w:r>
      <w:r w:rsidRPr="004047FC">
        <w:rPr>
          <w:vertAlign w:val="superscript"/>
        </w:rPr>
        <w:t>[9]</w:t>
      </w:r>
      <w:r w:rsidRPr="004047FC">
        <w:t>。宋立军</w:t>
      </w:r>
      <w:r w:rsidRPr="004047FC">
        <w:rPr>
          <w:rFonts w:hint="eastAsia"/>
        </w:rPr>
        <w:t>（</w:t>
      </w:r>
      <w:r w:rsidRPr="004047FC">
        <w:t>2009</w:t>
      </w:r>
      <w:r w:rsidRPr="004047FC">
        <w:rPr>
          <w:rFonts w:hint="eastAsia"/>
        </w:rPr>
        <w:t>）</w:t>
      </w:r>
      <w:r w:rsidRPr="004047FC">
        <w:t>利用</w:t>
      </w:r>
      <w:r w:rsidRPr="004047FC">
        <w:t>VSAT</w:t>
      </w:r>
      <w:r w:rsidRPr="004047FC">
        <w:t>卫星系统、海事卫星</w:t>
      </w:r>
      <w:r w:rsidRPr="004047FC">
        <w:rPr>
          <w:rFonts w:hint="eastAsia"/>
        </w:rPr>
        <w:t>（</w:t>
      </w:r>
      <w:r w:rsidRPr="004047FC">
        <w:t>128K</w:t>
      </w:r>
      <w:r w:rsidRPr="004047FC">
        <w:rPr>
          <w:rFonts w:hint="eastAsia"/>
        </w:rPr>
        <w:t>）</w:t>
      </w:r>
      <w:r w:rsidRPr="004047FC">
        <w:t>终端、</w:t>
      </w:r>
      <w:r w:rsidRPr="004047FC">
        <w:t>GPRS/CDMA</w:t>
      </w:r>
      <w:r w:rsidRPr="004047FC">
        <w:t>路由器等技术车载地震现场应急指挥技术系统，在汶川</w:t>
      </w:r>
      <w:r w:rsidRPr="004047FC">
        <w:t>8</w:t>
      </w:r>
      <w:r w:rsidRPr="004047FC">
        <w:rPr>
          <w:rFonts w:hint="eastAsia"/>
        </w:rPr>
        <w:t>.</w:t>
      </w:r>
      <w:r w:rsidRPr="004047FC">
        <w:t>0</w:t>
      </w:r>
      <w:r w:rsidRPr="004047FC">
        <w:t>级特大地震灾害发生后，为地震现场应急指挥技术发挥了重要作用</w:t>
      </w:r>
      <w:r w:rsidRPr="004047FC">
        <w:rPr>
          <w:vertAlign w:val="superscript"/>
        </w:rPr>
        <w:t>[10]</w:t>
      </w:r>
      <w:r w:rsidRPr="004047FC">
        <w:t>。赵晓林</w:t>
      </w:r>
      <w:r w:rsidRPr="004047FC">
        <w:rPr>
          <w:rFonts w:hint="eastAsia"/>
        </w:rPr>
        <w:t>（</w:t>
      </w:r>
      <w:r w:rsidRPr="004047FC">
        <w:t>2010</w:t>
      </w:r>
      <w:r w:rsidRPr="004047FC">
        <w:rPr>
          <w:rFonts w:hint="eastAsia"/>
        </w:rPr>
        <w:t>）</w:t>
      </w:r>
      <w:r w:rsidRPr="004047FC">
        <w:t>提出利用</w:t>
      </w:r>
      <w:r w:rsidRPr="004047FC">
        <w:t>GNSS</w:t>
      </w:r>
      <w:r w:rsidRPr="004047FC">
        <w:rPr>
          <w:rFonts w:hint="eastAsia"/>
        </w:rPr>
        <w:t>（</w:t>
      </w:r>
      <w:r w:rsidRPr="004047FC">
        <w:t>卫星导航定位</w:t>
      </w:r>
      <w:r w:rsidRPr="004047FC">
        <w:rPr>
          <w:rFonts w:hint="eastAsia"/>
        </w:rPr>
        <w:t>）</w:t>
      </w:r>
      <w:r w:rsidRPr="004047FC">
        <w:t>技术和北斗卫星开展地震应急工作</w:t>
      </w:r>
      <w:r w:rsidRPr="004047FC">
        <w:rPr>
          <w:vertAlign w:val="superscript"/>
        </w:rPr>
        <w:t>[11]</w:t>
      </w:r>
      <w:r w:rsidRPr="004047FC">
        <w:t>。陈琳</w:t>
      </w:r>
      <w:r w:rsidRPr="004047FC">
        <w:rPr>
          <w:rFonts w:hint="eastAsia"/>
        </w:rPr>
        <w:t>（</w:t>
      </w:r>
      <w:r w:rsidRPr="004047FC">
        <w:t>2010</w:t>
      </w:r>
      <w:r w:rsidRPr="004047FC">
        <w:rPr>
          <w:rFonts w:hint="eastAsia"/>
        </w:rPr>
        <w:t>）</w:t>
      </w:r>
      <w:r w:rsidRPr="004047FC">
        <w:t>开发了基于手机短信的地震灾情速报系统，以震级为基础，以震中为圆心，划分对应半径的人员进行地震信息的收集，在</w:t>
      </w:r>
      <w:r w:rsidRPr="004047FC">
        <w:t>Arcmap</w:t>
      </w:r>
      <w:r w:rsidRPr="004047FC">
        <w:t>平台上生成灾情速报图，得到了广泛</w:t>
      </w:r>
      <w:r w:rsidRPr="004047FC">
        <w:rPr>
          <w:rFonts w:hint="eastAsia"/>
        </w:rPr>
        <w:t>地</w:t>
      </w:r>
      <w:r w:rsidRPr="004047FC">
        <w:t>应用</w:t>
      </w:r>
      <w:r w:rsidRPr="004047FC">
        <w:rPr>
          <w:vertAlign w:val="superscript"/>
        </w:rPr>
        <w:t>[12]</w:t>
      </w:r>
      <w:r w:rsidRPr="004047FC">
        <w:t>。范灵春</w:t>
      </w:r>
      <w:r w:rsidRPr="004047FC">
        <w:rPr>
          <w:rFonts w:hint="eastAsia"/>
        </w:rPr>
        <w:t>（</w:t>
      </w:r>
      <w:r w:rsidRPr="004047FC">
        <w:t>2011</w:t>
      </w:r>
      <w:r w:rsidRPr="004047FC">
        <w:rPr>
          <w:rFonts w:hint="eastAsia"/>
        </w:rPr>
        <w:t>）</w:t>
      </w:r>
      <w:r w:rsidRPr="004047FC">
        <w:t>则首次采用</w:t>
      </w:r>
      <w:r w:rsidRPr="004047FC">
        <w:t>GIS</w:t>
      </w:r>
      <w:r w:rsidRPr="004047FC">
        <w:t>平台</w:t>
      </w:r>
      <w:r w:rsidRPr="004047FC">
        <w:t>——Super Map GIS</w:t>
      </w:r>
      <w:r w:rsidRPr="004047FC">
        <w:t>，开发了西安市地震应急指挥技术系统，全面提升了地震应急综合能力</w:t>
      </w:r>
      <w:r w:rsidRPr="004047FC">
        <w:rPr>
          <w:vertAlign w:val="superscript"/>
        </w:rPr>
        <w:t>[13]</w:t>
      </w:r>
      <w:r w:rsidRPr="004047FC">
        <w:t>。张晖</w:t>
      </w:r>
      <w:r w:rsidRPr="004047FC">
        <w:rPr>
          <w:rFonts w:hint="eastAsia"/>
        </w:rPr>
        <w:t>（</w:t>
      </w:r>
      <w:r w:rsidRPr="004047FC">
        <w:t>2012</w:t>
      </w:r>
      <w:r w:rsidRPr="004047FC">
        <w:rPr>
          <w:rFonts w:hint="eastAsia"/>
        </w:rPr>
        <w:t>）</w:t>
      </w:r>
      <w:r w:rsidRPr="004047FC">
        <w:t>采用</w:t>
      </w:r>
      <w:r w:rsidRPr="004047FC">
        <w:t>Nagios</w:t>
      </w:r>
      <w:r w:rsidRPr="004047FC">
        <w:t>监控系统，应用于天津地震应急系统，全面提升了地震应急指挥系统的工作效率</w:t>
      </w:r>
      <w:r w:rsidRPr="004047FC">
        <w:rPr>
          <w:vertAlign w:val="superscript"/>
        </w:rPr>
        <w:t>[14]</w:t>
      </w:r>
      <w:r w:rsidRPr="004047FC">
        <w:t>。陈飞</w:t>
      </w:r>
      <w:r w:rsidRPr="004047FC">
        <w:rPr>
          <w:rFonts w:hint="eastAsia"/>
        </w:rPr>
        <w:t>（</w:t>
      </w:r>
      <w:r w:rsidRPr="004047FC">
        <w:t>2016</w:t>
      </w:r>
      <w:r w:rsidRPr="004047FC">
        <w:rPr>
          <w:rFonts w:hint="eastAsia"/>
        </w:rPr>
        <w:t>）</w:t>
      </w:r>
      <w:r w:rsidRPr="004047FC">
        <w:t>利用</w:t>
      </w:r>
      <w:r w:rsidRPr="004047FC">
        <w:t>VOIP</w:t>
      </w:r>
      <w:r w:rsidRPr="004047FC">
        <w:t>技术结合地震应急指挥车，极大地加强前后方联系并有效节省通信费用，并将其应用于江苏省地震局</w:t>
      </w:r>
      <w:r w:rsidRPr="004047FC">
        <w:rPr>
          <w:vertAlign w:val="superscript"/>
        </w:rPr>
        <w:t>[15]</w:t>
      </w:r>
      <w:r w:rsidRPr="004047FC">
        <w:t>。郁璟贻</w:t>
      </w:r>
      <w:r w:rsidRPr="004047FC">
        <w:rPr>
          <w:rFonts w:hint="eastAsia"/>
        </w:rPr>
        <w:t>（</w:t>
      </w:r>
      <w:r w:rsidRPr="004047FC">
        <w:t>2019</w:t>
      </w:r>
      <w:r w:rsidRPr="004047FC">
        <w:rPr>
          <w:rFonts w:hint="eastAsia"/>
        </w:rPr>
        <w:t>）</w:t>
      </w:r>
      <w:r w:rsidRPr="004047FC">
        <w:t>结合</w:t>
      </w:r>
      <w:r w:rsidR="000E6E46">
        <w:rPr>
          <w:rFonts w:hint="eastAsia"/>
        </w:rPr>
        <w:t>M</w:t>
      </w:r>
      <w:r w:rsidR="000E6E46">
        <w:t>CU</w:t>
      </w:r>
      <w:r w:rsidRPr="004047FC">
        <w:t>高清视频会议系统，提高了应急联动协调能力，在四川省、云南省等地震多发省份通过三方级联模式在地震应急指挥中取得了较好的减灾实效</w:t>
      </w:r>
      <w:r w:rsidRPr="004047FC">
        <w:rPr>
          <w:vertAlign w:val="superscript"/>
        </w:rPr>
        <w:t>[16]</w:t>
      </w:r>
      <w:r w:rsidRPr="004047FC">
        <w:t>。张方浩</w:t>
      </w:r>
      <w:r w:rsidRPr="004047FC">
        <w:rPr>
          <w:rFonts w:hint="eastAsia"/>
        </w:rPr>
        <w:t>（</w:t>
      </w:r>
      <w:r w:rsidRPr="004047FC">
        <w:t>2019</w:t>
      </w:r>
      <w:r w:rsidRPr="004047FC">
        <w:rPr>
          <w:rFonts w:hint="eastAsia"/>
        </w:rPr>
        <w:t>）</w:t>
      </w:r>
      <w:r w:rsidRPr="004047FC">
        <w:t>提出地震现场情况复杂，传统的视频会议系统会出现音视频传输卡顿、不同步、声音飘忽等问题，云计算、移动互联网技术在视频会议中能有效缓解这题，同时提出地震应急信息服务系统云化是未来发展的趋势</w:t>
      </w:r>
      <w:r w:rsidRPr="004047FC">
        <w:rPr>
          <w:vertAlign w:val="superscript"/>
        </w:rPr>
        <w:t>[17]</w:t>
      </w:r>
      <w:r w:rsidRPr="004047FC">
        <w:t>。</w:t>
      </w:r>
    </w:p>
    <w:p w14:paraId="0871598D" w14:textId="0CD1A3D7" w:rsidR="0047503A" w:rsidRPr="004047FC" w:rsidRDefault="004047FC">
      <w:pPr>
        <w:ind w:firstLine="420"/>
      </w:pPr>
      <w:r w:rsidRPr="004047FC">
        <w:t>Hisashi Matsumoto</w:t>
      </w:r>
      <w:r w:rsidRPr="004047FC">
        <w:rPr>
          <w:rFonts w:hint="eastAsia"/>
        </w:rPr>
        <w:t>（</w:t>
      </w:r>
      <w:r w:rsidRPr="004047FC">
        <w:t>2013</w:t>
      </w:r>
      <w:r w:rsidRPr="004047FC">
        <w:rPr>
          <w:rFonts w:hint="eastAsia"/>
        </w:rPr>
        <w:t>）</w:t>
      </w:r>
      <w:r w:rsidRPr="004047FC">
        <w:t>针对东日本大地震后航空医疗救灾活动的经验指出，医生直升机机队对日本的灾难医疗援助和救援活动至关重要</w:t>
      </w:r>
      <w:r w:rsidRPr="004047FC">
        <w:rPr>
          <w:vertAlign w:val="superscript"/>
        </w:rPr>
        <w:t>[18]</w:t>
      </w:r>
      <w:r w:rsidRPr="004047FC">
        <w:t>。</w:t>
      </w:r>
      <w:r w:rsidRPr="004047FC">
        <w:t>Kazuhiko</w:t>
      </w:r>
      <w:r w:rsidR="000E6E46">
        <w:t xml:space="preserve"> </w:t>
      </w:r>
      <w:r w:rsidRPr="004047FC">
        <w:t>KINOSHITA</w:t>
      </w:r>
      <w:r w:rsidRPr="004047FC">
        <w:rPr>
          <w:rFonts w:hint="eastAsia"/>
        </w:rPr>
        <w:t>（</w:t>
      </w:r>
      <w:r w:rsidRPr="004047FC">
        <w:t>2012</w:t>
      </w:r>
      <w:r w:rsidRPr="004047FC">
        <w:rPr>
          <w:rFonts w:hint="eastAsia"/>
        </w:rPr>
        <w:t>）</w:t>
      </w:r>
      <w:r w:rsidRPr="004047FC">
        <w:t>则指出政府和地方社区合作实现抗灾通信和网络的重要性</w:t>
      </w:r>
      <w:r w:rsidRPr="004047FC">
        <w:rPr>
          <w:vertAlign w:val="superscript"/>
        </w:rPr>
        <w:t>[19]</w:t>
      </w:r>
      <w:r w:rsidRPr="004047FC">
        <w:t>。</w:t>
      </w:r>
      <w:r w:rsidRPr="004047FC">
        <w:t>Alex</w:t>
      </w:r>
      <w:r w:rsidR="000E6E46">
        <w:t xml:space="preserve"> </w:t>
      </w:r>
      <w:r w:rsidRPr="004047FC">
        <w:t>Greer</w:t>
      </w:r>
      <w:r w:rsidR="000E6E46">
        <w:t xml:space="preserve"> </w:t>
      </w:r>
      <w:r w:rsidRPr="004047FC">
        <w:t>M</w:t>
      </w:r>
      <w:r w:rsidRPr="004047FC">
        <w:rPr>
          <w:rFonts w:hint="eastAsia"/>
        </w:rPr>
        <w:t>.</w:t>
      </w:r>
      <w:r w:rsidRPr="004047FC">
        <w:t>S</w:t>
      </w:r>
      <w:r w:rsidRPr="004047FC">
        <w:rPr>
          <w:rFonts w:hint="eastAsia"/>
        </w:rPr>
        <w:t>。（</w:t>
      </w:r>
      <w:r w:rsidRPr="004047FC">
        <w:t>2012</w:t>
      </w:r>
      <w:r w:rsidRPr="004047FC">
        <w:rPr>
          <w:rFonts w:hint="eastAsia"/>
        </w:rPr>
        <w:t>）</w:t>
      </w:r>
      <w:r w:rsidRPr="004047FC">
        <w:t>在对比日本和美国的地震应急体系后提出在很好的缓解地震带来的损失之后，建立一个弹性的社会，一</w:t>
      </w:r>
      <w:r w:rsidRPr="004047FC">
        <w:rPr>
          <w:rFonts w:hint="eastAsia"/>
        </w:rPr>
        <w:t>个人性</w:t>
      </w:r>
      <w:r w:rsidRPr="004047FC">
        <w:t>的社会，能够吸收灾难的影响并迅速恢复是至关重要的</w:t>
      </w:r>
      <w:r w:rsidRPr="004047FC">
        <w:rPr>
          <w:vertAlign w:val="superscript"/>
        </w:rPr>
        <w:t>[20]</w:t>
      </w:r>
      <w:r w:rsidRPr="004047FC">
        <w:t>。</w:t>
      </w:r>
      <w:r w:rsidRPr="004047FC">
        <w:t>Symposium</w:t>
      </w:r>
      <w:r w:rsidRPr="004047FC">
        <w:t>提出分布式无线网状网络</w:t>
      </w:r>
      <w:r w:rsidRPr="004047FC">
        <w:rPr>
          <w:rFonts w:hint="eastAsia"/>
        </w:rPr>
        <w:t>（</w:t>
      </w:r>
      <w:r w:rsidRPr="004047FC">
        <w:t>WMN</w:t>
      </w:r>
      <w:r w:rsidRPr="004047FC">
        <w:rPr>
          <w:rFonts w:hint="eastAsia"/>
        </w:rPr>
        <w:t>）</w:t>
      </w:r>
      <w:r w:rsidRPr="004047FC">
        <w:t>应用于医疗紧急响应的可行性</w:t>
      </w:r>
      <w:r w:rsidRPr="004047FC">
        <w:rPr>
          <w:vertAlign w:val="superscript"/>
        </w:rPr>
        <w:t>[21]</w:t>
      </w:r>
      <w:r w:rsidRPr="004047FC">
        <w:t>，</w:t>
      </w:r>
      <w:r w:rsidRPr="004047FC">
        <w:t>Jennifer</w:t>
      </w:r>
      <w:r w:rsidR="000E6E46">
        <w:t xml:space="preserve"> </w:t>
      </w:r>
      <w:r w:rsidRPr="004047FC">
        <w:t>Wilson</w:t>
      </w:r>
      <w:r w:rsidRPr="004047FC">
        <w:t>等人认为，一个完整的应急管理组织架构应涵盖五个级别的应急管理机构，包括联邦政府、州政府、县政府、市政府和社区。该机构能够联结政府首脑、联邦调查局、中央情报局和国防部等部门和工作人员。通过各层级应急管理机构，实现跨层级、跨部门的协同合作</w:t>
      </w:r>
      <w:r w:rsidRPr="004047FC">
        <w:rPr>
          <w:vertAlign w:val="superscript"/>
        </w:rPr>
        <w:t>[22]</w:t>
      </w:r>
      <w:r w:rsidRPr="004047FC">
        <w:rPr>
          <w:rFonts w:hint="eastAsia"/>
        </w:rPr>
        <w:t>，</w:t>
      </w:r>
      <w:r w:rsidRPr="004047FC">
        <w:t>Corriveau</w:t>
      </w:r>
      <w:r w:rsidRPr="004047FC">
        <w:t>等人从危机管理中信息流的视角出发，对政府跨部门应急协同的决策和信息进行系统性</w:t>
      </w:r>
      <w:r w:rsidRPr="004047FC">
        <w:rPr>
          <w:rFonts w:hint="eastAsia"/>
        </w:rPr>
        <w:t>地</w:t>
      </w:r>
      <w:r w:rsidRPr="004047FC">
        <w:t>研究。他们指出，有效的信息沟通和信息共享在政府跨部门应急协同中发挥着重要的作用</w:t>
      </w:r>
      <w:r w:rsidRPr="004047FC">
        <w:rPr>
          <w:vertAlign w:val="superscript"/>
        </w:rPr>
        <w:t>[23]</w:t>
      </w:r>
      <w:r w:rsidRPr="004047FC">
        <w:t>。</w:t>
      </w:r>
      <w:r w:rsidRPr="004047FC">
        <w:t>Gloria</w:t>
      </w:r>
      <w:r w:rsidR="000E6E46">
        <w:t xml:space="preserve"> </w:t>
      </w:r>
      <w:r w:rsidRPr="004047FC">
        <w:t>Simo</w:t>
      </w:r>
      <w:r w:rsidRPr="004047FC">
        <w:t>和</w:t>
      </w:r>
      <w:r w:rsidRPr="004047FC">
        <w:t>Angela</w:t>
      </w:r>
      <w:r w:rsidR="000E6E46">
        <w:t xml:space="preserve"> </w:t>
      </w:r>
      <w:r w:rsidRPr="004047FC">
        <w:t>L</w:t>
      </w:r>
      <w:r w:rsidR="000E6E46">
        <w:t xml:space="preserve">. </w:t>
      </w:r>
      <w:r w:rsidRPr="004047FC">
        <w:t>Bies</w:t>
      </w:r>
      <w:r w:rsidRPr="004047FC">
        <w:t>认为跨部门协同能够弥补单一部门应对措施的不足，在突发事件应对中具有明显的优势，同时他们也强调非政府组织的重要作用</w:t>
      </w:r>
      <w:r w:rsidRPr="004047FC">
        <w:rPr>
          <w:vertAlign w:val="superscript"/>
        </w:rPr>
        <w:t>[24]</w:t>
      </w:r>
      <w:r w:rsidRPr="004047FC">
        <w:t>。</w:t>
      </w:r>
      <w:r w:rsidRPr="004047FC">
        <w:t>Louise</w:t>
      </w:r>
      <w:r w:rsidR="000E6E46">
        <w:t xml:space="preserve"> </w:t>
      </w:r>
      <w:r w:rsidRPr="004047FC">
        <w:t>K</w:t>
      </w:r>
      <w:r w:rsidRPr="004047FC">
        <w:t>．</w:t>
      </w:r>
      <w:r w:rsidRPr="004047FC">
        <w:t>Comfort</w:t>
      </w:r>
      <w:r w:rsidRPr="004047FC">
        <w:t>和</w:t>
      </w:r>
      <w:r w:rsidRPr="004047FC">
        <w:t>Naim</w:t>
      </w:r>
      <w:r w:rsidR="000E6E46">
        <w:t xml:space="preserve"> </w:t>
      </w:r>
      <w:r w:rsidRPr="004047FC">
        <w:t>Kapucu</w:t>
      </w:r>
      <w:r w:rsidRPr="004047FC">
        <w:t>基于复杂适应系统的视角，研究了各部门在进行信息交流和设备共享过程中的协同作用，并指出应对突发事件依赖多部门的协同合作</w:t>
      </w:r>
      <w:r w:rsidRPr="004047FC">
        <w:rPr>
          <w:vertAlign w:val="superscript"/>
        </w:rPr>
        <w:t>[25]</w:t>
      </w:r>
      <w:r w:rsidRPr="004047FC">
        <w:t>。</w:t>
      </w:r>
      <w:r w:rsidRPr="004047FC">
        <w:t>Eisinger</w:t>
      </w:r>
      <w:r w:rsidRPr="004047FC">
        <w:t>提出在研究应急管理政府跨部门协同时，要建立联邦政府与各州政府、各级地方政府及其部门间的密切合作关系</w:t>
      </w:r>
      <w:r w:rsidRPr="004047FC">
        <w:rPr>
          <w:vertAlign w:val="superscript"/>
        </w:rPr>
        <w:t>[26]</w:t>
      </w:r>
      <w:r w:rsidRPr="004047FC">
        <w:t>。</w:t>
      </w:r>
    </w:p>
    <w:p w14:paraId="7F852234" w14:textId="18EA586F" w:rsidR="0047503A" w:rsidRPr="004047FC" w:rsidRDefault="004047FC">
      <w:r w:rsidRPr="004047FC">
        <w:lastRenderedPageBreak/>
        <w:t>Qian</w:t>
      </w:r>
      <w:r w:rsidR="000E6E46">
        <w:t xml:space="preserve"> </w:t>
      </w:r>
      <w:r w:rsidRPr="004047FC">
        <w:t>Hu</w:t>
      </w:r>
      <w:r w:rsidRPr="004047FC">
        <w:t>和</w:t>
      </w:r>
      <w:r w:rsidRPr="004047FC">
        <w:t>Naim</w:t>
      </w:r>
      <w:r w:rsidR="000E6E46">
        <w:t xml:space="preserve"> </w:t>
      </w:r>
      <w:r w:rsidRPr="004047FC">
        <w:t>Kapucu</w:t>
      </w:r>
      <w:r w:rsidRPr="004047FC">
        <w:t>梳理了美国应急管理从联邦集权到跨部门协同合作的发展历程，总结了</w:t>
      </w:r>
      <w:r w:rsidRPr="004047FC">
        <w:t>“9•11”</w:t>
      </w:r>
      <w:r w:rsidRPr="004047FC">
        <w:t>事件后美国政府针对突发事件构建的应急管理协同框架，并通过该框架检验波士顿马拉松爆炸事件中政府跨部门协同的有效性</w:t>
      </w:r>
      <w:r w:rsidRPr="004047FC">
        <w:rPr>
          <w:vertAlign w:val="superscript"/>
        </w:rPr>
        <w:t>[27]</w:t>
      </w:r>
      <w:r w:rsidRPr="004047FC">
        <w:t>。佩里</w:t>
      </w:r>
      <w:r w:rsidRPr="004047FC">
        <w:t>•</w:t>
      </w:r>
      <w:r w:rsidRPr="004047FC">
        <w:t>希克斯认为，政府部门间存在协同障碍，其原因并不是专业化和分化等部门内部问题，而是不同政府部门间的碎片化发展问题。由于部门间的碎片化，导致政府部门各自为政，难以协同合作。为了解决政府部门碎片化难题，他提出要构建一个整体政府</w:t>
      </w:r>
      <w:r w:rsidRPr="004047FC">
        <w:rPr>
          <w:vertAlign w:val="superscript"/>
        </w:rPr>
        <w:t>[28]</w:t>
      </w:r>
      <w:r w:rsidRPr="004047FC">
        <w:t>。伊娃</w:t>
      </w:r>
      <w:r w:rsidRPr="004047FC">
        <w:t>•</w:t>
      </w:r>
      <w:r w:rsidRPr="004047FC">
        <w:t>索仁森等人分析了公共部门协同潜在的五个障碍源，即家长式的工作作风、零错误管理、政治与行政的分离、小组思想、边界争议</w:t>
      </w:r>
      <w:r w:rsidRPr="004047FC">
        <w:rPr>
          <w:vertAlign w:val="superscript"/>
        </w:rPr>
        <w:t>[29]</w:t>
      </w:r>
      <w:r w:rsidRPr="004047FC">
        <w:t>。迈克尔</w:t>
      </w:r>
      <w:r w:rsidRPr="004047FC">
        <w:t>•</w:t>
      </w:r>
      <w:r w:rsidRPr="004047FC">
        <w:t>麦圭尔和罗伯特</w:t>
      </w:r>
      <w:r w:rsidRPr="004047FC">
        <w:t>•</w:t>
      </w:r>
      <w:r w:rsidRPr="004047FC">
        <w:t>阿格拉诺夫基于美国应急管理实践，针对政府部门协同性管理提出了六种假定模型：自上而下的管理模型，基于辖区的管理模型，节制的管理模型，接受捐赠的管理模型，保守的管理模型，满足的管理模型</w:t>
      </w:r>
      <w:r w:rsidRPr="004047FC">
        <w:rPr>
          <w:vertAlign w:val="superscript"/>
        </w:rPr>
        <w:t>[30]</w:t>
      </w:r>
      <w:r w:rsidRPr="004047FC">
        <w:t>。</w:t>
      </w:r>
    </w:p>
    <w:p w14:paraId="317E16A2" w14:textId="77777777" w:rsidR="0047503A" w:rsidRPr="004047FC" w:rsidRDefault="004047FC">
      <w:pPr>
        <w:ind w:firstLine="420"/>
      </w:pPr>
      <w:r w:rsidRPr="004047FC">
        <w:rPr>
          <w:rFonts w:hint="eastAsia"/>
        </w:rPr>
        <w:t>综上所述，本文针对应急演练教学的系统功能需求，基于成熟的</w:t>
      </w:r>
      <w:r w:rsidRPr="004047FC">
        <w:rPr>
          <w:rFonts w:hint="eastAsia"/>
        </w:rPr>
        <w:t>Vue</w:t>
      </w:r>
      <w:r w:rsidRPr="004047FC">
        <w:rPr>
          <w:rFonts w:hint="eastAsia"/>
        </w:rPr>
        <w:t>、</w:t>
      </w:r>
      <w:r w:rsidRPr="004047FC">
        <w:rPr>
          <w:rFonts w:hint="eastAsia"/>
        </w:rPr>
        <w:t>Uniapp</w:t>
      </w:r>
      <w:r w:rsidRPr="004047FC">
        <w:rPr>
          <w:rFonts w:hint="eastAsia"/>
        </w:rPr>
        <w:t>、</w:t>
      </w:r>
      <w:r w:rsidRPr="004047FC">
        <w:rPr>
          <w:rFonts w:hint="eastAsia"/>
        </w:rPr>
        <w:t>Spring Boot</w:t>
      </w:r>
      <w:r w:rsidRPr="004047FC">
        <w:rPr>
          <w:rFonts w:hint="eastAsia"/>
        </w:rPr>
        <w:t>等框架，设计与实现了应急演练辅助教学系统，以满足应急演练教学需求，可以锻炼学生的应对灾害的处置能力，为高校应急演练教学方面提供支持。</w:t>
      </w:r>
    </w:p>
    <w:p w14:paraId="4D371480" w14:textId="77777777" w:rsidR="0047503A" w:rsidRPr="004047FC" w:rsidRDefault="004047FC">
      <w:pPr>
        <w:pStyle w:val="2"/>
      </w:pPr>
      <w:bookmarkStart w:id="24" w:name="_Toc14282"/>
      <w:r w:rsidRPr="004047FC">
        <w:rPr>
          <w:rFonts w:hint="eastAsia"/>
        </w:rPr>
        <w:t>1.3</w:t>
      </w:r>
      <w:r w:rsidRPr="004047FC">
        <w:rPr>
          <w:rFonts w:hint="eastAsia"/>
        </w:rPr>
        <w:t>本文研究内容</w:t>
      </w:r>
      <w:bookmarkEnd w:id="24"/>
    </w:p>
    <w:p w14:paraId="551A4F8F" w14:textId="77777777" w:rsidR="0047503A" w:rsidRPr="004047FC" w:rsidRDefault="004047FC">
      <w:pPr>
        <w:ind w:firstLine="420"/>
      </w:pPr>
      <w:r w:rsidRPr="004047FC">
        <w:rPr>
          <w:rFonts w:hint="eastAsia"/>
        </w:rPr>
        <w:t>本文通过对高校教师和学生进行需求调研，详细研究了高校教师在应急演练实践课程开展过程中的业务需求，从市场可行性和技术可行性进行分析之后，确定了应急演练辅助教学系统的可行性，然后对应急演练辅助教学系统进行了功能需求分析，包括用户角色分析、系统用例分析、系统流程分析。接着进行了性能需求分析，在此基础上，对系统进行了整体的架构设计和功能模块设计，最后对系统进行了设计与实现、部署及测试，测试结果表明本文所设计与实现的应急演练辅助教学系统能够满足高校教师和学生在应急演练实践教学方面的需求。</w:t>
      </w:r>
    </w:p>
    <w:p w14:paraId="6D6B11B7" w14:textId="77777777" w:rsidR="0047503A" w:rsidRPr="004047FC" w:rsidRDefault="004047FC">
      <w:pPr>
        <w:ind w:firstLine="420"/>
      </w:pPr>
      <w:r w:rsidRPr="004047FC">
        <w:rPr>
          <w:rFonts w:hint="eastAsia"/>
        </w:rPr>
        <w:t>本文的主要研究内容如下：</w:t>
      </w:r>
    </w:p>
    <w:p w14:paraId="3F93817B" w14:textId="77777777" w:rsidR="0047503A" w:rsidRPr="004047FC" w:rsidRDefault="004047FC">
      <w:pPr>
        <w:numPr>
          <w:ilvl w:val="0"/>
          <w:numId w:val="1"/>
        </w:numPr>
        <w:ind w:firstLine="420"/>
      </w:pPr>
      <w:r w:rsidRPr="004047FC">
        <w:rPr>
          <w:rFonts w:hint="eastAsia"/>
        </w:rPr>
        <w:t>需求调研。通过对高校教师和学生进行需求调研，结合相关文档，对系统进行了系统需求分析，详细分析了在应急演练过程中所需要完成的功能，形成明确的需求文档。</w:t>
      </w:r>
    </w:p>
    <w:p w14:paraId="18DB2A05" w14:textId="77777777" w:rsidR="0047503A" w:rsidRPr="004047FC" w:rsidRDefault="004047FC">
      <w:pPr>
        <w:numPr>
          <w:ilvl w:val="0"/>
          <w:numId w:val="1"/>
        </w:numPr>
        <w:ind w:firstLine="420"/>
      </w:pPr>
      <w:r w:rsidRPr="004047FC">
        <w:rPr>
          <w:rFonts w:hint="eastAsia"/>
        </w:rPr>
        <w:t>确定技术框架。在系统需求分析的基础上，确定了系统的整体架构，采用</w:t>
      </w:r>
      <w:commentRangeStart w:id="25"/>
      <w:r w:rsidRPr="004047FC">
        <w:rPr>
          <w:rFonts w:hint="eastAsia"/>
        </w:rPr>
        <w:t>前服务器端分离的思想</w:t>
      </w:r>
      <w:commentRangeEnd w:id="25"/>
      <w:r w:rsidR="00660B0A">
        <w:rPr>
          <w:rStyle w:val="a8"/>
        </w:rPr>
        <w:commentReference w:id="25"/>
      </w:r>
      <w:r w:rsidRPr="004047FC">
        <w:rPr>
          <w:rFonts w:hint="eastAsia"/>
        </w:rPr>
        <w:t>，使得</w:t>
      </w:r>
      <w:r w:rsidRPr="004047FC">
        <w:rPr>
          <w:rFonts w:hint="eastAsia"/>
        </w:rPr>
        <w:t>Web</w:t>
      </w:r>
      <w:r w:rsidRPr="004047FC">
        <w:rPr>
          <w:rFonts w:hint="eastAsia"/>
        </w:rPr>
        <w:t>前端和服务器端只有数据的交互。服务器端采用面向对象的</w:t>
      </w:r>
      <w:r w:rsidRPr="004047FC">
        <w:rPr>
          <w:rFonts w:hint="eastAsia"/>
        </w:rPr>
        <w:t>Java</w:t>
      </w:r>
      <w:r w:rsidRPr="004047FC">
        <w:rPr>
          <w:rFonts w:hint="eastAsia"/>
        </w:rPr>
        <w:t>语言为基础，结合成熟的</w:t>
      </w:r>
      <w:r w:rsidRPr="004047FC">
        <w:rPr>
          <w:rFonts w:hint="eastAsia"/>
        </w:rPr>
        <w:t>Spring Boot</w:t>
      </w:r>
      <w:r w:rsidRPr="004047FC">
        <w:rPr>
          <w:rFonts w:hint="eastAsia"/>
        </w:rPr>
        <w:t>框架和持久层框架</w:t>
      </w:r>
      <w:r w:rsidRPr="004047FC">
        <w:rPr>
          <w:rFonts w:hint="eastAsia"/>
        </w:rPr>
        <w:t>Mybatis</w:t>
      </w:r>
      <w:r w:rsidRPr="004047FC">
        <w:rPr>
          <w:rFonts w:hint="eastAsia"/>
        </w:rPr>
        <w:t>，使我们只需专注于业务代码的实现，极大地提高了开发效率。</w:t>
      </w:r>
      <w:r w:rsidRPr="004047FC">
        <w:rPr>
          <w:rFonts w:hint="eastAsia"/>
        </w:rPr>
        <w:t>Web</w:t>
      </w:r>
      <w:r w:rsidRPr="004047FC">
        <w:rPr>
          <w:rFonts w:hint="eastAsia"/>
        </w:rPr>
        <w:t>前端采用</w:t>
      </w:r>
      <w:r w:rsidRPr="004047FC">
        <w:rPr>
          <w:rFonts w:hint="eastAsia"/>
        </w:rPr>
        <w:t>Vue</w:t>
      </w:r>
      <w:r w:rsidRPr="004047FC">
        <w:rPr>
          <w:rFonts w:hint="eastAsia"/>
        </w:rPr>
        <w:t>框架，双向绑定的特点使得业务代码简洁高效。移动端采用</w:t>
      </w:r>
      <w:r w:rsidRPr="004047FC">
        <w:rPr>
          <w:rFonts w:hint="eastAsia"/>
        </w:rPr>
        <w:t>Uniapp</w:t>
      </w:r>
      <w:r w:rsidRPr="004047FC">
        <w:rPr>
          <w:rFonts w:hint="eastAsia"/>
        </w:rPr>
        <w:t>框架，一套代码，多端运行，极大地减少了学习成本和开发成本。流媒体服务器采用</w:t>
      </w:r>
      <w:r w:rsidRPr="004047FC">
        <w:rPr>
          <w:rFonts w:hint="eastAsia"/>
        </w:rPr>
        <w:t>Nginx</w:t>
      </w:r>
      <w:r w:rsidRPr="004047FC">
        <w:rPr>
          <w:rFonts w:hint="eastAsia"/>
        </w:rPr>
        <w:t>结合</w:t>
      </w:r>
      <w:r w:rsidRPr="004047FC">
        <w:rPr>
          <w:rFonts w:hint="eastAsia"/>
        </w:rPr>
        <w:t>RTMP</w:t>
      </w:r>
      <w:r w:rsidRPr="004047FC">
        <w:rPr>
          <w:rFonts w:hint="eastAsia"/>
        </w:rPr>
        <w:t>模块实现，支持高并发和稳定低延迟，使系统更加健壮。</w:t>
      </w:r>
    </w:p>
    <w:p w14:paraId="2AE7CF98" w14:textId="77777777" w:rsidR="0047503A" w:rsidRPr="004047FC" w:rsidRDefault="004047FC">
      <w:pPr>
        <w:numPr>
          <w:ilvl w:val="0"/>
          <w:numId w:val="1"/>
        </w:numPr>
        <w:ind w:firstLine="420"/>
      </w:pPr>
      <w:r w:rsidRPr="004047FC">
        <w:rPr>
          <w:rFonts w:hint="eastAsia"/>
        </w:rPr>
        <w:t>系统设计与实现。在确定了系统整体架构和技术选型之后，详细确定了各个模块的功能实现，包括</w:t>
      </w:r>
      <w:r w:rsidRPr="004047FC">
        <w:rPr>
          <w:rFonts w:hint="eastAsia"/>
        </w:rPr>
        <w:t>Web</w:t>
      </w:r>
      <w:r w:rsidRPr="004047FC">
        <w:rPr>
          <w:rFonts w:hint="eastAsia"/>
        </w:rPr>
        <w:t>前端、服务器端、移动端和流媒体服务器的设计方案。</w:t>
      </w:r>
    </w:p>
    <w:p w14:paraId="1A13C287" w14:textId="77777777" w:rsidR="0047503A" w:rsidRPr="004047FC" w:rsidRDefault="004047FC">
      <w:pPr>
        <w:numPr>
          <w:ilvl w:val="0"/>
          <w:numId w:val="1"/>
        </w:numPr>
        <w:ind w:firstLine="420"/>
      </w:pPr>
      <w:r w:rsidRPr="004047FC">
        <w:rPr>
          <w:rFonts w:hint="eastAsia"/>
        </w:rPr>
        <w:t>模块设计。对应急演练辅助教学系统的核心模块进行设计与实现，详细阐述核心模块的实现过程和细节，同时展示了系统中部分界面设计实现和的数据库设计。</w:t>
      </w:r>
    </w:p>
    <w:p w14:paraId="031A7363" w14:textId="77777777" w:rsidR="0047503A" w:rsidRPr="004047FC" w:rsidRDefault="004047FC">
      <w:pPr>
        <w:numPr>
          <w:ilvl w:val="0"/>
          <w:numId w:val="1"/>
        </w:numPr>
        <w:ind w:firstLine="420"/>
      </w:pPr>
      <w:r w:rsidRPr="004047FC">
        <w:rPr>
          <w:rFonts w:hint="eastAsia"/>
        </w:rPr>
        <w:t>功能测试。主要是通过现有的测试方法和工具对系统进程测试，保证了应急演练辅助教学系统在功能和性能方面都能有效地满足应急演练教学方面的需求。</w:t>
      </w:r>
    </w:p>
    <w:p w14:paraId="28C9553D" w14:textId="77777777" w:rsidR="0047503A" w:rsidRPr="004047FC" w:rsidRDefault="004047FC">
      <w:pPr>
        <w:ind w:firstLine="420"/>
      </w:pPr>
      <w:r w:rsidRPr="004047FC">
        <w:rPr>
          <w:rFonts w:hint="eastAsia"/>
        </w:rPr>
        <w:t>本文主要介绍了应急演练辅助教学系统地设计与实现过程，包括系统需求分析、系统架构设计、主要功能模块的实现、数据库设计、界面设计、系统实现部署和测试等过程。最后对本文的工作进行了总结，对系统的不足和未来发展做出展望。</w:t>
      </w:r>
    </w:p>
    <w:p w14:paraId="4ED7C873" w14:textId="77777777" w:rsidR="0047503A" w:rsidRPr="004047FC" w:rsidRDefault="004047FC">
      <w:pPr>
        <w:pStyle w:val="2"/>
      </w:pPr>
      <w:bookmarkStart w:id="26" w:name="_Toc6381"/>
      <w:r w:rsidRPr="004047FC">
        <w:rPr>
          <w:rFonts w:hint="eastAsia"/>
        </w:rPr>
        <w:lastRenderedPageBreak/>
        <w:t>1.4</w:t>
      </w:r>
      <w:r w:rsidRPr="004047FC">
        <w:rPr>
          <w:rFonts w:hint="eastAsia"/>
        </w:rPr>
        <w:t>论文结构</w:t>
      </w:r>
      <w:bookmarkEnd w:id="26"/>
    </w:p>
    <w:p w14:paraId="4731B29A" w14:textId="77777777" w:rsidR="0047503A" w:rsidRPr="004047FC" w:rsidRDefault="004047FC">
      <w:pPr>
        <w:ind w:firstLine="420"/>
      </w:pPr>
      <w:r w:rsidRPr="004047FC">
        <w:rPr>
          <w:rFonts w:hint="eastAsia"/>
        </w:rPr>
        <w:t>第</w:t>
      </w:r>
      <w:r w:rsidRPr="004047FC">
        <w:rPr>
          <w:rFonts w:hint="eastAsia"/>
        </w:rPr>
        <w:t>1</w:t>
      </w:r>
      <w:r w:rsidRPr="004047FC">
        <w:rPr>
          <w:rFonts w:hint="eastAsia"/>
        </w:rPr>
        <w:t>章：绪论。主要描述了应急演练辅助教学系统的背景和意义、国内外研究现状和本文的主要工作内容。</w:t>
      </w:r>
    </w:p>
    <w:p w14:paraId="589D9B14" w14:textId="77777777" w:rsidR="0047503A" w:rsidRPr="004047FC" w:rsidRDefault="004047FC">
      <w:pPr>
        <w:ind w:firstLine="420"/>
      </w:pPr>
      <w:r w:rsidRPr="004047FC">
        <w:rPr>
          <w:rFonts w:hint="eastAsia"/>
        </w:rPr>
        <w:t>第</w:t>
      </w:r>
      <w:r w:rsidRPr="004047FC">
        <w:rPr>
          <w:rFonts w:hint="eastAsia"/>
        </w:rPr>
        <w:t>2</w:t>
      </w:r>
      <w:r w:rsidRPr="004047FC">
        <w:rPr>
          <w:rFonts w:hint="eastAsia"/>
        </w:rPr>
        <w:t>章：相关理论与技术。本章主要介绍了本文系统开发所用到的技术、框架和相关开发工具。主要包括</w:t>
      </w:r>
      <w:r w:rsidRPr="004047FC">
        <w:rPr>
          <w:rFonts w:hint="eastAsia"/>
        </w:rPr>
        <w:t>Java</w:t>
      </w:r>
      <w:r w:rsidRPr="004047FC">
        <w:rPr>
          <w:rFonts w:hint="eastAsia"/>
        </w:rPr>
        <w:t>语言、</w:t>
      </w:r>
      <w:r w:rsidRPr="004047FC">
        <w:rPr>
          <w:rFonts w:hint="eastAsia"/>
        </w:rPr>
        <w:t>Vue</w:t>
      </w:r>
      <w:r w:rsidRPr="004047FC">
        <w:rPr>
          <w:rFonts w:hint="eastAsia"/>
        </w:rPr>
        <w:t>框架、</w:t>
      </w:r>
      <w:r w:rsidRPr="004047FC">
        <w:rPr>
          <w:rFonts w:hint="eastAsia"/>
        </w:rPr>
        <w:t>Spring Boot</w:t>
      </w:r>
      <w:r w:rsidRPr="004047FC">
        <w:rPr>
          <w:rFonts w:hint="eastAsia"/>
        </w:rPr>
        <w:t>框架、</w:t>
      </w:r>
      <w:r w:rsidRPr="004047FC">
        <w:rPr>
          <w:rFonts w:hint="eastAsia"/>
        </w:rPr>
        <w:t>Uniapp</w:t>
      </w:r>
      <w:r w:rsidRPr="004047FC">
        <w:rPr>
          <w:rFonts w:hint="eastAsia"/>
        </w:rPr>
        <w:t>框架、</w:t>
      </w:r>
      <w:r w:rsidRPr="004047FC">
        <w:rPr>
          <w:rFonts w:hint="eastAsia"/>
        </w:rPr>
        <w:t>Nginx-RTMP</w:t>
      </w:r>
      <w:r w:rsidRPr="004047FC">
        <w:rPr>
          <w:rFonts w:hint="eastAsia"/>
        </w:rPr>
        <w:t>流媒体服务器。</w:t>
      </w:r>
    </w:p>
    <w:p w14:paraId="31534601" w14:textId="77777777" w:rsidR="0047503A" w:rsidRPr="004047FC" w:rsidRDefault="004047FC">
      <w:pPr>
        <w:ind w:firstLine="420"/>
      </w:pPr>
      <w:r w:rsidRPr="004047FC">
        <w:rPr>
          <w:rFonts w:hint="eastAsia"/>
        </w:rPr>
        <w:t>第</w:t>
      </w:r>
      <w:r w:rsidRPr="004047FC">
        <w:rPr>
          <w:rFonts w:hint="eastAsia"/>
        </w:rPr>
        <w:t>3</w:t>
      </w:r>
      <w:r w:rsidRPr="004047FC">
        <w:rPr>
          <w:rFonts w:hint="eastAsia"/>
        </w:rPr>
        <w:t>章：系统需求分析。在本章对系统进行了系统需求分析，可行性分析，包含市场可行性、技术可行性进行分析论证，并结合功能需求进行分析，分别从用户角色分析，系统用例分析，系统流程分析等，通过系统用例图进行分析论证，最后是系统的性能需求分析。</w:t>
      </w:r>
    </w:p>
    <w:p w14:paraId="62B151E1" w14:textId="77777777" w:rsidR="0047503A" w:rsidRPr="004047FC" w:rsidRDefault="004047FC">
      <w:pPr>
        <w:ind w:firstLine="420"/>
      </w:pPr>
      <w:r w:rsidRPr="004047FC">
        <w:rPr>
          <w:rFonts w:hint="eastAsia"/>
        </w:rPr>
        <w:t>第</w:t>
      </w:r>
      <w:r w:rsidRPr="004047FC">
        <w:rPr>
          <w:rFonts w:hint="eastAsia"/>
        </w:rPr>
        <w:t>4</w:t>
      </w:r>
      <w:r w:rsidRPr="004047FC">
        <w:rPr>
          <w:rFonts w:hint="eastAsia"/>
        </w:rPr>
        <w:t>章：系统总体设计。本章中在上文的系统需求分析的基础上进行系统总体设计，包括系统架构设计和功能模块设计，最后是数据库设计和界面设计。</w:t>
      </w:r>
    </w:p>
    <w:p w14:paraId="479F0373" w14:textId="77777777" w:rsidR="0047503A" w:rsidRPr="004047FC" w:rsidRDefault="004047FC">
      <w:pPr>
        <w:ind w:firstLine="420"/>
      </w:pPr>
      <w:r w:rsidRPr="004047FC">
        <w:rPr>
          <w:rFonts w:hint="eastAsia"/>
        </w:rPr>
        <w:t>第</w:t>
      </w:r>
      <w:r w:rsidRPr="004047FC">
        <w:rPr>
          <w:rFonts w:hint="eastAsia"/>
        </w:rPr>
        <w:t>5</w:t>
      </w:r>
      <w:r w:rsidRPr="004047FC">
        <w:rPr>
          <w:rFonts w:hint="eastAsia"/>
        </w:rPr>
        <w:t>章：系统实现与测试。在本章中介绍了系统的运行环境和部署方案，并使用成熟的测试方案对系统的核心模块进行测试。</w:t>
      </w:r>
    </w:p>
    <w:p w14:paraId="3A541D08" w14:textId="77777777" w:rsidR="0047503A" w:rsidRPr="004047FC" w:rsidRDefault="004047FC">
      <w:pPr>
        <w:ind w:firstLine="420"/>
      </w:pPr>
      <w:r w:rsidRPr="004047FC">
        <w:rPr>
          <w:rFonts w:hint="eastAsia"/>
        </w:rPr>
        <w:t>第</w:t>
      </w:r>
      <w:r w:rsidRPr="004047FC">
        <w:rPr>
          <w:rFonts w:hint="eastAsia"/>
        </w:rPr>
        <w:t>6</w:t>
      </w:r>
      <w:r w:rsidRPr="004047FC">
        <w:rPr>
          <w:rFonts w:hint="eastAsia"/>
        </w:rPr>
        <w:t>章：总结与展望。在本章中对全文的工作内容进行总结，并对系统中存在的不足，进行了总结和展望。</w:t>
      </w:r>
    </w:p>
    <w:p w14:paraId="47EA95F8" w14:textId="77777777" w:rsidR="0047503A" w:rsidRPr="004047FC" w:rsidRDefault="004047FC">
      <w:pPr>
        <w:pStyle w:val="1"/>
        <w:jc w:val="center"/>
      </w:pPr>
      <w:bookmarkStart w:id="27" w:name="_Toc23177"/>
      <w:r w:rsidRPr="004047FC">
        <w:rPr>
          <w:rFonts w:hint="eastAsia"/>
        </w:rPr>
        <w:t>第</w:t>
      </w:r>
      <w:r w:rsidRPr="004047FC">
        <w:rPr>
          <w:rFonts w:hint="eastAsia"/>
        </w:rPr>
        <w:t>2</w:t>
      </w:r>
      <w:r w:rsidRPr="004047FC">
        <w:rPr>
          <w:rFonts w:hint="eastAsia"/>
        </w:rPr>
        <w:t>章</w:t>
      </w:r>
      <w:r w:rsidRPr="004047FC">
        <w:rPr>
          <w:rFonts w:hint="eastAsia"/>
        </w:rPr>
        <w:t xml:space="preserve"> </w:t>
      </w:r>
      <w:r w:rsidRPr="004047FC">
        <w:rPr>
          <w:rFonts w:hint="eastAsia"/>
        </w:rPr>
        <w:t>相关理论与技术</w:t>
      </w:r>
      <w:bookmarkEnd w:id="27"/>
    </w:p>
    <w:p w14:paraId="0D8831AD" w14:textId="67E1F94E" w:rsidR="0047503A" w:rsidRPr="004047FC" w:rsidRDefault="004047FC">
      <w:pPr>
        <w:ind w:firstLine="420"/>
      </w:pPr>
      <w:r w:rsidRPr="004047FC">
        <w:rPr>
          <w:rFonts w:hint="eastAsia"/>
        </w:rPr>
        <w:t>为了提高系统的稳定性和可维护性，本</w:t>
      </w:r>
      <w:del w:id="28" w:author="weifeng" w:date="2021-03-26T20:04:00Z">
        <w:r w:rsidRPr="004047FC" w:rsidDel="00660B0A">
          <w:rPr>
            <w:rFonts w:hint="eastAsia"/>
          </w:rPr>
          <w:delText>文</w:delText>
        </w:r>
      </w:del>
      <w:r w:rsidRPr="004047FC">
        <w:rPr>
          <w:rFonts w:hint="eastAsia"/>
        </w:rPr>
        <w:t>应急演练辅助教学系统</w:t>
      </w:r>
      <w:r w:rsidRPr="004047FC">
        <w:rPr>
          <w:rFonts w:hint="eastAsia"/>
        </w:rPr>
        <w:t>Web</w:t>
      </w:r>
      <w:r w:rsidRPr="004047FC">
        <w:rPr>
          <w:rFonts w:hint="eastAsia"/>
        </w:rPr>
        <w:t>前端采用了流行的</w:t>
      </w:r>
      <w:r w:rsidRPr="004047FC">
        <w:rPr>
          <w:rFonts w:hint="eastAsia"/>
        </w:rPr>
        <w:t>Vue</w:t>
      </w:r>
      <w:r w:rsidRPr="004047FC">
        <w:rPr>
          <w:rFonts w:hint="eastAsia"/>
        </w:rPr>
        <w:t>框架进行编程实现，</w:t>
      </w:r>
      <w:del w:id="29" w:author="weifeng" w:date="2021-03-26T20:05:00Z">
        <w:r w:rsidRPr="004047FC" w:rsidDel="00660B0A">
          <w:rPr>
            <w:rFonts w:hint="eastAsia"/>
          </w:rPr>
          <w:delText>其</w:delText>
        </w:r>
      </w:del>
      <w:r w:rsidRPr="004047FC">
        <w:rPr>
          <w:rFonts w:hint="eastAsia"/>
        </w:rPr>
        <w:t>具有体积小、更高的运行效率、生态丰富、学习成本低等特点。服务器端</w:t>
      </w:r>
      <w:del w:id="30" w:author="weifeng" w:date="2021-03-26T20:06:00Z">
        <w:r w:rsidRPr="004047FC" w:rsidDel="00660B0A">
          <w:rPr>
            <w:rFonts w:hint="eastAsia"/>
          </w:rPr>
          <w:delText>以</w:delText>
        </w:r>
      </w:del>
      <w:ins w:id="31" w:author="weifeng" w:date="2021-03-26T20:06:00Z">
        <w:r w:rsidR="00660B0A">
          <w:rPr>
            <w:rFonts w:hint="eastAsia"/>
          </w:rPr>
          <w:t>采用</w:t>
        </w:r>
      </w:ins>
      <w:r w:rsidRPr="004047FC">
        <w:rPr>
          <w:rFonts w:hint="eastAsia"/>
        </w:rPr>
        <w:t>Java</w:t>
      </w:r>
      <w:r w:rsidRPr="004047FC">
        <w:rPr>
          <w:rFonts w:hint="eastAsia"/>
        </w:rPr>
        <w:t>语言</w:t>
      </w:r>
      <w:del w:id="32" w:author="weifeng" w:date="2021-03-26T20:06:00Z">
        <w:r w:rsidRPr="004047FC" w:rsidDel="00660B0A">
          <w:rPr>
            <w:rFonts w:hint="eastAsia"/>
          </w:rPr>
          <w:delText>为基础</w:delText>
        </w:r>
      </w:del>
      <w:r w:rsidRPr="004047FC">
        <w:rPr>
          <w:rFonts w:hint="eastAsia"/>
        </w:rPr>
        <w:t>，</w:t>
      </w:r>
      <w:ins w:id="33" w:author="weifeng" w:date="2021-03-26T20:05:00Z">
        <w:r w:rsidR="00660B0A" w:rsidRPr="004047FC" w:rsidDel="00660B0A">
          <w:rPr>
            <w:rFonts w:hint="eastAsia"/>
          </w:rPr>
          <w:t xml:space="preserve"> </w:t>
        </w:r>
      </w:ins>
      <w:del w:id="34" w:author="weifeng" w:date="2021-03-26T20:05:00Z">
        <w:r w:rsidRPr="004047FC" w:rsidDel="00660B0A">
          <w:rPr>
            <w:rFonts w:hint="eastAsia"/>
          </w:rPr>
          <w:delText>同时结合</w:delText>
        </w:r>
      </w:del>
      <w:ins w:id="35" w:author="weifeng" w:date="2021-03-26T20:06:00Z">
        <w:r w:rsidR="00660B0A">
          <w:rPr>
            <w:rFonts w:hint="eastAsia"/>
          </w:rPr>
          <w:t>应</w:t>
        </w:r>
      </w:ins>
      <w:ins w:id="36" w:author="weifeng" w:date="2021-03-26T20:05:00Z">
        <w:r w:rsidR="00660B0A">
          <w:rPr>
            <w:rFonts w:hint="eastAsia"/>
          </w:rPr>
          <w:t>用</w:t>
        </w:r>
      </w:ins>
      <w:r w:rsidRPr="004047FC">
        <w:rPr>
          <w:rFonts w:hint="eastAsia"/>
        </w:rPr>
        <w:t>Spring Boot</w:t>
      </w:r>
      <w:r w:rsidRPr="004047FC">
        <w:rPr>
          <w:rFonts w:hint="eastAsia"/>
        </w:rPr>
        <w:t>和</w:t>
      </w:r>
      <w:r w:rsidRPr="004047FC">
        <w:rPr>
          <w:rFonts w:hint="eastAsia"/>
        </w:rPr>
        <w:t>Mybatis</w:t>
      </w:r>
      <w:r w:rsidRPr="004047FC">
        <w:rPr>
          <w:rFonts w:hint="eastAsia"/>
        </w:rPr>
        <w:t>框架，使程序更容易维护和扩展。移动端采用</w:t>
      </w:r>
      <w:r w:rsidRPr="004047FC">
        <w:rPr>
          <w:rFonts w:hint="eastAsia"/>
        </w:rPr>
        <w:t>Uniapp</w:t>
      </w:r>
      <w:r w:rsidRPr="004047FC">
        <w:rPr>
          <w:rFonts w:hint="eastAsia"/>
        </w:rPr>
        <w:t>框架实现，一套代码，多端运行，降低了代码的开发成本和学习成本。流媒体服务器采用的</w:t>
      </w:r>
      <w:r w:rsidRPr="004047FC">
        <w:rPr>
          <w:rFonts w:hint="eastAsia"/>
        </w:rPr>
        <w:t>Nginx</w:t>
      </w:r>
      <w:r w:rsidRPr="004047FC">
        <w:rPr>
          <w:rFonts w:hint="eastAsia"/>
        </w:rPr>
        <w:t>结合</w:t>
      </w:r>
      <w:r w:rsidRPr="004047FC">
        <w:rPr>
          <w:rFonts w:hint="eastAsia"/>
        </w:rPr>
        <w:t>RTMP</w:t>
      </w:r>
      <w:r w:rsidRPr="004047FC">
        <w:rPr>
          <w:rFonts w:hint="eastAsia"/>
        </w:rPr>
        <w:t>模块进行实现，支持高并发和稳定低延迟，使系统更加健壮。本章将对上述技术和相关框架进行详细介绍。</w:t>
      </w:r>
    </w:p>
    <w:p w14:paraId="3CE66083" w14:textId="77777777" w:rsidR="0047503A" w:rsidRPr="004047FC" w:rsidRDefault="004047FC">
      <w:pPr>
        <w:pStyle w:val="2"/>
      </w:pPr>
      <w:bookmarkStart w:id="37" w:name="_Toc29720"/>
      <w:r w:rsidRPr="004047FC">
        <w:rPr>
          <w:rFonts w:hint="eastAsia"/>
        </w:rPr>
        <w:t>2.1 Web</w:t>
      </w:r>
      <w:r w:rsidRPr="004047FC">
        <w:rPr>
          <w:rFonts w:hint="eastAsia"/>
        </w:rPr>
        <w:t>前端相关技术</w:t>
      </w:r>
      <w:bookmarkEnd w:id="37"/>
      <w:r w:rsidRPr="004047FC">
        <w:rPr>
          <w:rFonts w:hint="eastAsia"/>
        </w:rPr>
        <w:tab/>
      </w:r>
    </w:p>
    <w:p w14:paraId="6D1150F0" w14:textId="449C7655" w:rsidR="0047503A" w:rsidRPr="004047FC" w:rsidRDefault="004047FC">
      <w:pPr>
        <w:ind w:firstLine="420"/>
      </w:pPr>
      <w:r w:rsidRPr="004047FC">
        <w:rPr>
          <w:rFonts w:hint="eastAsia"/>
        </w:rPr>
        <w:t>（</w:t>
      </w:r>
      <w:r w:rsidRPr="004047FC">
        <w:rPr>
          <w:rFonts w:hint="eastAsia"/>
        </w:rPr>
        <w:t>1</w:t>
      </w:r>
      <w:r w:rsidRPr="004047FC">
        <w:rPr>
          <w:rFonts w:hint="eastAsia"/>
        </w:rPr>
        <w:t>）</w:t>
      </w:r>
      <w:r w:rsidRPr="004047FC">
        <w:rPr>
          <w:rFonts w:hint="eastAsia"/>
        </w:rPr>
        <w:t>Vue</w:t>
      </w:r>
      <w:r w:rsidRPr="004047FC">
        <w:rPr>
          <w:rFonts w:hint="eastAsia"/>
        </w:rPr>
        <w:t>。</w:t>
      </w:r>
      <w:commentRangeStart w:id="38"/>
      <w:r w:rsidRPr="004047FC">
        <w:rPr>
          <w:rFonts w:hint="eastAsia"/>
        </w:rPr>
        <w:t>本文的应急演练辅助系统</w:t>
      </w:r>
      <w:r w:rsidRPr="004047FC">
        <w:rPr>
          <w:rFonts w:hint="eastAsia"/>
        </w:rPr>
        <w:t>Web</w:t>
      </w:r>
      <w:r w:rsidRPr="004047FC">
        <w:rPr>
          <w:rFonts w:hint="eastAsia"/>
        </w:rPr>
        <w:t>前端是基于</w:t>
      </w:r>
      <w:r w:rsidRPr="004047FC">
        <w:rPr>
          <w:rFonts w:hint="eastAsia"/>
        </w:rPr>
        <w:t>Vue</w:t>
      </w:r>
      <w:r w:rsidRPr="004047FC">
        <w:rPr>
          <w:rFonts w:hint="eastAsia"/>
        </w:rPr>
        <w:t>框架实现。</w:t>
      </w:r>
      <w:r w:rsidRPr="004047FC">
        <w:rPr>
          <w:rFonts w:hint="eastAsia"/>
        </w:rPr>
        <w:t>Vue</w:t>
      </w:r>
      <w:r w:rsidRPr="004047FC">
        <w:rPr>
          <w:rFonts w:hint="eastAsia"/>
        </w:rPr>
        <w:t>是一套用于构建用户界面的渐进式框架，是一款流行的</w:t>
      </w:r>
      <w:r w:rsidRPr="004047FC">
        <w:rPr>
          <w:rFonts w:hint="eastAsia"/>
        </w:rPr>
        <w:t>JavaScript</w:t>
      </w:r>
      <w:r w:rsidRPr="004047FC">
        <w:rPr>
          <w:rFonts w:hint="eastAsia"/>
        </w:rPr>
        <w:t>前端框架，旨在更好地组织与简化</w:t>
      </w:r>
      <w:r w:rsidRPr="004047FC">
        <w:rPr>
          <w:rFonts w:hint="eastAsia"/>
        </w:rPr>
        <w:t>Web</w:t>
      </w:r>
      <w:r w:rsidRPr="004047FC">
        <w:rPr>
          <w:rFonts w:hint="eastAsia"/>
        </w:rPr>
        <w:t>开发。与其他大型框架不同的是，</w:t>
      </w:r>
      <w:r w:rsidRPr="004047FC">
        <w:rPr>
          <w:rFonts w:hint="eastAsia"/>
        </w:rPr>
        <w:t xml:space="preserve">Vue </w:t>
      </w:r>
      <w:r w:rsidRPr="004047FC">
        <w:rPr>
          <w:rFonts w:hint="eastAsia"/>
        </w:rPr>
        <w:t>被设计为可以自底向上逐层应用。</w:t>
      </w:r>
      <w:r w:rsidRPr="004047FC">
        <w:rPr>
          <w:rFonts w:hint="eastAsia"/>
        </w:rPr>
        <w:t xml:space="preserve">Vue </w:t>
      </w:r>
      <w:r w:rsidRPr="004047FC">
        <w:rPr>
          <w:rFonts w:hint="eastAsia"/>
        </w:rPr>
        <w:t>所关注的核心是</w:t>
      </w:r>
      <w:r w:rsidRPr="004047FC">
        <w:rPr>
          <w:rFonts w:hint="eastAsia"/>
        </w:rPr>
        <w:t>MVC</w:t>
      </w:r>
      <w:r w:rsidRPr="004047FC">
        <w:rPr>
          <w:rFonts w:hint="eastAsia"/>
        </w:rPr>
        <w:t>模式中的视图层，同时，它也能方便地获取数据更新，并通过组件内部特定的方法实现视图与模型的交互。不仅易于上手，还便于与第三方库或既有项目整合。另一方面，当与现代化的工具链以及各种支持类库结合使用时，</w:t>
      </w:r>
      <w:r w:rsidRPr="004047FC">
        <w:rPr>
          <w:rFonts w:hint="eastAsia"/>
        </w:rPr>
        <w:t xml:space="preserve">Vue </w:t>
      </w:r>
      <w:r w:rsidRPr="004047FC">
        <w:rPr>
          <w:rFonts w:hint="eastAsia"/>
        </w:rPr>
        <w:t>也完全能够为复杂的单页应用提供驱动。其中包含的特性有：</w:t>
      </w:r>
      <w:commentRangeEnd w:id="38"/>
      <w:r w:rsidR="00660B0A">
        <w:rPr>
          <w:rStyle w:val="a8"/>
        </w:rPr>
        <w:commentReference w:id="38"/>
      </w:r>
    </w:p>
    <w:p w14:paraId="4C5AEEBD" w14:textId="77777777" w:rsidR="0047503A" w:rsidRPr="004047FC" w:rsidRDefault="004047FC">
      <w:pPr>
        <w:numPr>
          <w:ilvl w:val="0"/>
          <w:numId w:val="2"/>
        </w:numPr>
        <w:ind w:firstLine="420"/>
      </w:pPr>
      <w:commentRangeStart w:id="39"/>
      <w:r w:rsidRPr="004047FC">
        <w:rPr>
          <w:rFonts w:hint="eastAsia"/>
        </w:rPr>
        <w:t>组件</w:t>
      </w:r>
      <w:commentRangeEnd w:id="39"/>
      <w:r w:rsidR="00660B0A">
        <w:rPr>
          <w:rStyle w:val="a8"/>
        </w:rPr>
        <w:commentReference w:id="39"/>
      </w:r>
      <w:r w:rsidRPr="004047FC">
        <w:rPr>
          <w:rFonts w:hint="eastAsia"/>
        </w:rPr>
        <w:t>。组件是</w:t>
      </w:r>
      <w:r w:rsidRPr="004047FC">
        <w:rPr>
          <w:rFonts w:hint="eastAsia"/>
        </w:rPr>
        <w:t>Vue</w:t>
      </w:r>
      <w:r w:rsidRPr="004047FC">
        <w:rPr>
          <w:rFonts w:hint="eastAsia"/>
        </w:rPr>
        <w:t>最为强大的特性之一。为了更好地管理一个大型的应用程序，往往需要将应用切割为小而独立、具有复用性的组件。在</w:t>
      </w:r>
      <w:r w:rsidRPr="004047FC">
        <w:rPr>
          <w:rFonts w:hint="eastAsia"/>
        </w:rPr>
        <w:t>Vue</w:t>
      </w:r>
      <w:r w:rsidRPr="004047FC">
        <w:rPr>
          <w:rFonts w:hint="eastAsia"/>
        </w:rPr>
        <w:t>中，组件是基础</w:t>
      </w:r>
      <w:r w:rsidRPr="004047FC">
        <w:rPr>
          <w:rFonts w:hint="eastAsia"/>
        </w:rPr>
        <w:t>HTML</w:t>
      </w:r>
      <w:r w:rsidRPr="004047FC">
        <w:rPr>
          <w:rFonts w:hint="eastAsia"/>
        </w:rPr>
        <w:t>元素的拓展，可方便地自定义其数据与行为。</w:t>
      </w:r>
    </w:p>
    <w:p w14:paraId="5785A3B2" w14:textId="77777777" w:rsidR="0047503A" w:rsidRPr="004047FC" w:rsidRDefault="004047FC">
      <w:pPr>
        <w:numPr>
          <w:ilvl w:val="0"/>
          <w:numId w:val="2"/>
        </w:numPr>
        <w:ind w:firstLine="420"/>
      </w:pPr>
      <w:r w:rsidRPr="004047FC">
        <w:rPr>
          <w:rFonts w:hint="eastAsia"/>
        </w:rPr>
        <w:t>模板。</w:t>
      </w:r>
      <w:r w:rsidRPr="004047FC">
        <w:t>Vue</w:t>
      </w:r>
      <w:r w:rsidRPr="004047FC">
        <w:t>使用基于</w:t>
      </w:r>
      <w:r w:rsidRPr="004047FC">
        <w:t>HTML</w:t>
      </w:r>
      <w:r w:rsidRPr="004047FC">
        <w:t>的模板语法，允许开发者将</w:t>
      </w:r>
      <w:r w:rsidRPr="004047FC">
        <w:t>DOM</w:t>
      </w:r>
      <w:r w:rsidRPr="004047FC">
        <w:t>元素与底层</w:t>
      </w:r>
      <w:r w:rsidRPr="004047FC">
        <w:t>Vue</w:t>
      </w:r>
      <w:r w:rsidRPr="004047FC">
        <w:t>实例中的数据相绑定。所有</w:t>
      </w:r>
      <w:r w:rsidRPr="004047FC">
        <w:t>Vue</w:t>
      </w:r>
      <w:r w:rsidRPr="004047FC">
        <w:t>的模板都是合法的</w:t>
      </w:r>
      <w:r w:rsidRPr="004047FC">
        <w:t>HTML</w:t>
      </w:r>
      <w:r w:rsidRPr="004047FC">
        <w:t>，所以能被遵循规范的浏览器和</w:t>
      </w:r>
      <w:r w:rsidRPr="004047FC">
        <w:t>HTML</w:t>
      </w:r>
      <w:r w:rsidRPr="004047FC">
        <w:t>解析器解析。在底层的实现上，</w:t>
      </w:r>
      <w:r w:rsidRPr="004047FC">
        <w:t>Vue</w:t>
      </w:r>
      <w:r w:rsidRPr="004047FC">
        <w:t>将模板编译成虚拟</w:t>
      </w:r>
      <w:r w:rsidRPr="004047FC">
        <w:t>DOM</w:t>
      </w:r>
      <w:r w:rsidRPr="004047FC">
        <w:t>渲染函数。结合响应式系统，</w:t>
      </w:r>
      <w:r w:rsidRPr="004047FC">
        <w:lastRenderedPageBreak/>
        <w:t>在应用状态改变时，</w:t>
      </w:r>
      <w:r w:rsidRPr="004047FC">
        <w:t>Vue</w:t>
      </w:r>
      <w:r w:rsidRPr="004047FC">
        <w:t>能够智能地计算出重新渲染组件的最小代价并应用到</w:t>
      </w:r>
      <w:r w:rsidRPr="004047FC">
        <w:t>DOM</w:t>
      </w:r>
      <w:r w:rsidRPr="004047FC">
        <w:t>操作上</w:t>
      </w:r>
    </w:p>
    <w:p w14:paraId="3CE5D81A" w14:textId="77777777" w:rsidR="0047503A" w:rsidRPr="004047FC" w:rsidRDefault="004047FC">
      <w:pPr>
        <w:numPr>
          <w:ilvl w:val="0"/>
          <w:numId w:val="2"/>
        </w:numPr>
        <w:ind w:firstLine="420"/>
      </w:pPr>
      <w:r w:rsidRPr="004047FC">
        <w:rPr>
          <w:rFonts w:hint="eastAsia"/>
        </w:rPr>
        <w:t>响应式设计。</w:t>
      </w:r>
      <w:r w:rsidRPr="004047FC">
        <w:t>响应式是指</w:t>
      </w:r>
      <w:r w:rsidRPr="004047FC">
        <w:t>MVC</w:t>
      </w:r>
      <w:r w:rsidRPr="004047FC">
        <w:t>模型中的视图随着模型变化而变化。在</w:t>
      </w:r>
      <w:r w:rsidRPr="004047FC">
        <w:t>Vue</w:t>
      </w:r>
      <w:r w:rsidRPr="004047FC">
        <w:t>中，开发者只需将视图与对应的模型进行绑定，</w:t>
      </w:r>
      <w:r w:rsidRPr="004047FC">
        <w:t>Vue</w:t>
      </w:r>
      <w:r w:rsidRPr="004047FC">
        <w:t>便能自动观测模型的变动，并重绘视图。这一特性使得</w:t>
      </w:r>
      <w:r w:rsidRPr="004047FC">
        <w:t>Vue</w:t>
      </w:r>
      <w:r w:rsidRPr="004047FC">
        <w:t>的状态管理变得相当简单直观。</w:t>
      </w:r>
    </w:p>
    <w:p w14:paraId="58A041A0" w14:textId="77777777" w:rsidR="0047503A" w:rsidRPr="004047FC" w:rsidRDefault="004047FC">
      <w:pPr>
        <w:numPr>
          <w:ilvl w:val="0"/>
          <w:numId w:val="2"/>
        </w:numPr>
        <w:ind w:firstLine="420"/>
      </w:pPr>
      <w:r w:rsidRPr="004047FC">
        <w:rPr>
          <w:rFonts w:hint="eastAsia"/>
        </w:rPr>
        <w:t>过渡效果。</w:t>
      </w:r>
      <w:r w:rsidRPr="004047FC">
        <w:t>Vue</w:t>
      </w:r>
      <w:r w:rsidRPr="004047FC">
        <w:t>在插入、更新或者移除</w:t>
      </w:r>
      <w:r w:rsidRPr="004047FC">
        <w:t>DOM</w:t>
      </w:r>
      <w:r w:rsidRPr="004047FC">
        <w:t>时，提供多种不同方式的应用过渡效果。</w:t>
      </w:r>
    </w:p>
    <w:p w14:paraId="17026B59" w14:textId="77777777" w:rsidR="0047503A" w:rsidRPr="004047FC" w:rsidRDefault="004047FC">
      <w:pPr>
        <w:numPr>
          <w:ilvl w:val="0"/>
          <w:numId w:val="2"/>
        </w:numPr>
        <w:ind w:firstLine="420"/>
      </w:pPr>
      <w:r w:rsidRPr="004047FC">
        <w:rPr>
          <w:rFonts w:hint="eastAsia"/>
        </w:rPr>
        <w:t>单文件组件。</w:t>
      </w:r>
      <w:r w:rsidRPr="004047FC">
        <w:t>为了更好地适应复杂的项目，</w:t>
      </w:r>
      <w:r w:rsidRPr="004047FC">
        <w:t>Vue</w:t>
      </w:r>
      <w:r w:rsidRPr="004047FC">
        <w:t>支持以</w:t>
      </w:r>
      <w:r w:rsidRPr="004047FC">
        <w:rPr>
          <w:rFonts w:hint="eastAsia"/>
        </w:rPr>
        <w:t>。</w:t>
      </w:r>
      <w:r w:rsidRPr="004047FC">
        <w:t>vue</w:t>
      </w:r>
      <w:r w:rsidRPr="004047FC">
        <w:t>为扩展名的文件来定义一个完整组件，用以替代使用</w:t>
      </w:r>
      <w:r w:rsidRPr="004047FC">
        <w:t>Vue</w:t>
      </w:r>
      <w:r w:rsidRPr="004047FC">
        <w:rPr>
          <w:rFonts w:hint="eastAsia"/>
        </w:rPr>
        <w:t>。</w:t>
      </w:r>
      <w:r w:rsidRPr="004047FC">
        <w:t>component</w:t>
      </w:r>
      <w:r w:rsidRPr="004047FC">
        <w:t>注册组件的方式。开发者可以使用</w:t>
      </w:r>
      <w:r w:rsidRPr="004047FC">
        <w:t xml:space="preserve"> Webpack</w:t>
      </w:r>
      <w:r w:rsidRPr="004047FC">
        <w:t>或</w:t>
      </w:r>
      <w:r w:rsidRPr="004047FC">
        <w:t>Browserify</w:t>
      </w:r>
      <w:r w:rsidRPr="004047FC">
        <w:t>等构建工具来打包单文件组件。</w:t>
      </w:r>
    </w:p>
    <w:p w14:paraId="52DCEF1A" w14:textId="77777777" w:rsidR="0047503A" w:rsidRPr="004047FC" w:rsidRDefault="004047FC">
      <w:pPr>
        <w:ind w:firstLine="420"/>
      </w:pPr>
      <w:r w:rsidRPr="004047FC">
        <w:rPr>
          <w:rFonts w:hint="eastAsia"/>
        </w:rPr>
        <w:t>基于以上</w:t>
      </w:r>
      <w:r w:rsidRPr="004047FC">
        <w:rPr>
          <w:rFonts w:hint="eastAsia"/>
        </w:rPr>
        <w:t>Vue</w:t>
      </w:r>
      <w:r w:rsidRPr="004047FC">
        <w:rPr>
          <w:rFonts w:hint="eastAsia"/>
        </w:rPr>
        <w:t>框架的特点，本文的应急演练辅助教学系统遵循组件化的思想，将</w:t>
      </w:r>
      <w:r w:rsidRPr="004047FC">
        <w:rPr>
          <w:rFonts w:hint="eastAsia"/>
        </w:rPr>
        <w:t>Web</w:t>
      </w:r>
      <w:r w:rsidRPr="004047FC">
        <w:rPr>
          <w:rFonts w:hint="eastAsia"/>
        </w:rPr>
        <w:t>前端多个页面抽离成组件，以达到复用和维护的目的。同时结合</w:t>
      </w:r>
      <w:r w:rsidRPr="004047FC">
        <w:rPr>
          <w:rFonts w:hint="eastAsia"/>
        </w:rPr>
        <w:t>MVVM</w:t>
      </w:r>
      <w:r w:rsidRPr="004047FC">
        <w:rPr>
          <w:rFonts w:hint="eastAsia"/>
        </w:rPr>
        <w:t>模式，将其中的</w:t>
      </w:r>
      <w:r w:rsidRPr="004047FC">
        <w:rPr>
          <w:rFonts w:hint="eastAsia"/>
        </w:rPr>
        <w:t xml:space="preserve">View </w:t>
      </w:r>
      <w:r w:rsidRPr="004047FC">
        <w:rPr>
          <w:rFonts w:hint="eastAsia"/>
        </w:rPr>
        <w:t>的状态和行为抽象化，让我们将视图</w:t>
      </w:r>
      <w:r w:rsidRPr="004047FC">
        <w:rPr>
          <w:rFonts w:hint="eastAsia"/>
        </w:rPr>
        <w:t xml:space="preserve"> UI </w:t>
      </w:r>
      <w:r w:rsidRPr="004047FC">
        <w:rPr>
          <w:rFonts w:hint="eastAsia"/>
        </w:rPr>
        <w:t>和业务逻辑分开。双向绑定的特性，更容易获取数据和更新数据。基于以上优点，本文的应急演练辅助教学系统的</w:t>
      </w:r>
      <w:r w:rsidRPr="004047FC">
        <w:rPr>
          <w:rFonts w:hint="eastAsia"/>
        </w:rPr>
        <w:t>Web</w:t>
      </w:r>
      <w:r w:rsidRPr="004047FC">
        <w:rPr>
          <w:rFonts w:hint="eastAsia"/>
        </w:rPr>
        <w:t>前端页面基于</w:t>
      </w:r>
      <w:r w:rsidRPr="004047FC">
        <w:rPr>
          <w:rFonts w:hint="eastAsia"/>
        </w:rPr>
        <w:t>Vue</w:t>
      </w:r>
      <w:r w:rsidRPr="004047FC">
        <w:rPr>
          <w:rFonts w:hint="eastAsia"/>
        </w:rPr>
        <w:t>框架进行编程实现。</w:t>
      </w:r>
    </w:p>
    <w:p w14:paraId="00CD9403" w14:textId="0FF27D85" w:rsidR="0047503A" w:rsidRPr="004047FC" w:rsidRDefault="004047FC">
      <w:pPr>
        <w:ind w:firstLine="420"/>
      </w:pPr>
      <w:r w:rsidRPr="004047FC">
        <w:rPr>
          <w:rFonts w:hint="eastAsia"/>
        </w:rPr>
        <w:t>（</w:t>
      </w:r>
      <w:r w:rsidRPr="004047FC">
        <w:rPr>
          <w:rFonts w:hint="eastAsia"/>
        </w:rPr>
        <w:t>2</w:t>
      </w:r>
      <w:r w:rsidRPr="004047FC">
        <w:rPr>
          <w:rFonts w:hint="eastAsia"/>
        </w:rPr>
        <w:t>）</w:t>
      </w:r>
      <w:r w:rsidRPr="004047FC">
        <w:rPr>
          <w:rFonts w:hint="eastAsia"/>
        </w:rPr>
        <w:t>Vuex</w:t>
      </w:r>
      <w:r w:rsidRPr="004047FC">
        <w:rPr>
          <w:rFonts w:hint="eastAsia"/>
        </w:rPr>
        <w:t>。</w:t>
      </w:r>
      <w:r w:rsidRPr="004047FC">
        <w:rPr>
          <w:rFonts w:hint="eastAsia"/>
        </w:rPr>
        <w:t xml:space="preserve">Vuex </w:t>
      </w:r>
      <w:r w:rsidRPr="004047FC">
        <w:rPr>
          <w:rFonts w:hint="eastAsia"/>
        </w:rPr>
        <w:t>是一个专为</w:t>
      </w:r>
      <w:r w:rsidRPr="004047FC">
        <w:rPr>
          <w:rFonts w:hint="eastAsia"/>
        </w:rPr>
        <w:t xml:space="preserve"> Vue</w:t>
      </w:r>
      <w:r w:rsidRPr="004047FC">
        <w:rPr>
          <w:rFonts w:hint="eastAsia"/>
        </w:rPr>
        <w:t>。</w:t>
      </w:r>
      <w:r w:rsidRPr="004047FC">
        <w:rPr>
          <w:rFonts w:hint="eastAsia"/>
        </w:rPr>
        <w:t xml:space="preserve">js </w:t>
      </w:r>
      <w:r w:rsidRPr="004047FC">
        <w:rPr>
          <w:rFonts w:hint="eastAsia"/>
        </w:rPr>
        <w:t>应用程序开发的状态管理模式。它采用集中式存储管理应用的所有组件的状态，并以相应的规则保证状态以一种可预测的方式发生变化。</w:t>
      </w:r>
      <w:r w:rsidRPr="004047FC">
        <w:rPr>
          <w:rFonts w:hint="eastAsia"/>
        </w:rPr>
        <w:t xml:space="preserve">Vuex </w:t>
      </w:r>
      <w:r w:rsidRPr="004047FC">
        <w:rPr>
          <w:rFonts w:hint="eastAsia"/>
        </w:rPr>
        <w:t>也集成到</w:t>
      </w:r>
      <w:r w:rsidRPr="004047FC">
        <w:rPr>
          <w:rFonts w:hint="eastAsia"/>
        </w:rPr>
        <w:t xml:space="preserve"> Vue </w:t>
      </w:r>
      <w:r w:rsidRPr="004047FC">
        <w:rPr>
          <w:rFonts w:hint="eastAsia"/>
        </w:rPr>
        <w:t>的官方调试工具</w:t>
      </w:r>
      <w:r w:rsidRPr="004047FC">
        <w:rPr>
          <w:rFonts w:hint="eastAsia"/>
        </w:rPr>
        <w:t xml:space="preserve"> devtools extension </w:t>
      </w:r>
      <w:r w:rsidRPr="004047FC">
        <w:rPr>
          <w:rFonts w:hint="eastAsia"/>
        </w:rPr>
        <w:t>（</w:t>
      </w:r>
      <w:r w:rsidRPr="004047FC">
        <w:rPr>
          <w:rFonts w:hint="eastAsia"/>
        </w:rPr>
        <w:t>opens new window</w:t>
      </w:r>
      <w:r w:rsidRPr="004047FC">
        <w:rPr>
          <w:rFonts w:hint="eastAsia"/>
        </w:rPr>
        <w:t>），提供了诸如零配置的</w:t>
      </w:r>
      <w:r w:rsidRPr="004047FC">
        <w:rPr>
          <w:rFonts w:hint="eastAsia"/>
        </w:rPr>
        <w:t xml:space="preserve"> time-travel </w:t>
      </w:r>
      <w:r w:rsidRPr="004047FC">
        <w:rPr>
          <w:rFonts w:hint="eastAsia"/>
        </w:rPr>
        <w:t>调试、状态快照导入导出等高级调试功能。它就像一个全局的单例存储容器，让组件之间的通信更为简单。</w:t>
      </w:r>
    </w:p>
    <w:p w14:paraId="69B3E937" w14:textId="1DC3D1F8" w:rsidR="0047503A" w:rsidRPr="004047FC" w:rsidRDefault="004047FC">
      <w:pPr>
        <w:ind w:firstLine="420"/>
      </w:pPr>
      <w:r w:rsidRPr="004047FC">
        <w:rPr>
          <w:rFonts w:hint="eastAsia"/>
        </w:rPr>
        <w:t>（</w:t>
      </w:r>
      <w:r w:rsidRPr="004047FC">
        <w:rPr>
          <w:rFonts w:hint="eastAsia"/>
        </w:rPr>
        <w:t>3</w:t>
      </w:r>
      <w:r w:rsidRPr="004047FC">
        <w:rPr>
          <w:rFonts w:hint="eastAsia"/>
        </w:rPr>
        <w:t>）</w:t>
      </w:r>
      <w:r w:rsidRPr="004047FC">
        <w:rPr>
          <w:rFonts w:hint="eastAsia"/>
        </w:rPr>
        <w:t>Axios</w:t>
      </w:r>
      <w:r w:rsidRPr="004047FC">
        <w:rPr>
          <w:rFonts w:hint="eastAsia"/>
        </w:rPr>
        <w:t>。</w:t>
      </w:r>
      <w:r w:rsidRPr="004047FC">
        <w:rPr>
          <w:rFonts w:hint="eastAsia"/>
        </w:rPr>
        <w:t>Axios</w:t>
      </w:r>
      <w:r w:rsidRPr="004047FC">
        <w:rPr>
          <w:rFonts w:hint="eastAsia"/>
        </w:rPr>
        <w:t>是一个基于</w:t>
      </w:r>
      <w:r w:rsidRPr="004047FC">
        <w:rPr>
          <w:rFonts w:hint="eastAsia"/>
        </w:rPr>
        <w:t>promise</w:t>
      </w:r>
      <w:r w:rsidRPr="004047FC">
        <w:rPr>
          <w:rFonts w:hint="eastAsia"/>
        </w:rPr>
        <w:t>的</w:t>
      </w:r>
      <w:r w:rsidRPr="004047FC">
        <w:rPr>
          <w:rFonts w:hint="eastAsia"/>
        </w:rPr>
        <w:t>HTTP</w:t>
      </w:r>
      <w:r w:rsidRPr="004047FC">
        <w:rPr>
          <w:rFonts w:hint="eastAsia"/>
        </w:rPr>
        <w:t>库，可以用在浏览器和</w:t>
      </w:r>
      <w:r w:rsidRPr="004047FC">
        <w:rPr>
          <w:rFonts w:hint="eastAsia"/>
        </w:rPr>
        <w:t>node.js</w:t>
      </w:r>
      <w:r w:rsidRPr="004047FC">
        <w:rPr>
          <w:rFonts w:hint="eastAsia"/>
        </w:rPr>
        <w:t>中。</w:t>
      </w:r>
      <w:r w:rsidRPr="004047FC">
        <w:rPr>
          <w:rFonts w:hint="eastAsia"/>
        </w:rPr>
        <w:t>axios</w:t>
      </w:r>
      <w:r w:rsidRPr="004047FC">
        <w:rPr>
          <w:rFonts w:hint="eastAsia"/>
        </w:rPr>
        <w:t>主要是用于向后台发起请求的，还有在请求中做更多是可控功能。简单地讲就是可以发送</w:t>
      </w:r>
      <w:r w:rsidRPr="004047FC">
        <w:rPr>
          <w:rFonts w:hint="eastAsia"/>
        </w:rPr>
        <w:t>get</w:t>
      </w:r>
      <w:r w:rsidRPr="004047FC">
        <w:rPr>
          <w:rFonts w:hint="eastAsia"/>
        </w:rPr>
        <w:t>、</w:t>
      </w:r>
      <w:r w:rsidRPr="004047FC">
        <w:rPr>
          <w:rFonts w:hint="eastAsia"/>
        </w:rPr>
        <w:t>post</w:t>
      </w:r>
      <w:r w:rsidRPr="004047FC">
        <w:rPr>
          <w:rFonts w:hint="eastAsia"/>
        </w:rPr>
        <w:t>请求。也正是</w:t>
      </w:r>
      <w:r w:rsidRPr="004047FC">
        <w:rPr>
          <w:rFonts w:hint="eastAsia"/>
        </w:rPr>
        <w:t>Vue</w:t>
      </w:r>
      <w:r w:rsidRPr="004047FC">
        <w:rPr>
          <w:rFonts w:hint="eastAsia"/>
        </w:rPr>
        <w:t>框架的出现，促使了</w:t>
      </w:r>
      <w:r w:rsidRPr="004047FC">
        <w:rPr>
          <w:rFonts w:hint="eastAsia"/>
        </w:rPr>
        <w:t>Axios</w:t>
      </w:r>
      <w:r w:rsidRPr="004047FC">
        <w:rPr>
          <w:rFonts w:hint="eastAsia"/>
        </w:rPr>
        <w:t>轻量级库的出现。其特性有：</w:t>
      </w:r>
    </w:p>
    <w:p w14:paraId="3606D0AD" w14:textId="77777777" w:rsidR="0047503A" w:rsidRPr="004047FC" w:rsidRDefault="004047FC">
      <w:pPr>
        <w:pStyle w:val="a7"/>
        <w:numPr>
          <w:ilvl w:val="0"/>
          <w:numId w:val="3"/>
        </w:numPr>
        <w:ind w:firstLineChars="0"/>
      </w:pPr>
      <w:r w:rsidRPr="004047FC">
        <w:t>可以在浏览器中发送</w:t>
      </w:r>
      <w:r w:rsidRPr="004047FC">
        <w:t xml:space="preserve"> XMLHttpRequests</w:t>
      </w:r>
      <w:r w:rsidRPr="004047FC">
        <w:rPr>
          <w:rFonts w:hint="eastAsia"/>
        </w:rPr>
        <w:t>。</w:t>
      </w:r>
    </w:p>
    <w:p w14:paraId="3E805F27" w14:textId="77777777" w:rsidR="0047503A" w:rsidRPr="004047FC" w:rsidRDefault="004047FC">
      <w:pPr>
        <w:pStyle w:val="a7"/>
        <w:numPr>
          <w:ilvl w:val="0"/>
          <w:numId w:val="3"/>
        </w:numPr>
        <w:ind w:firstLineChars="0"/>
      </w:pPr>
      <w:r w:rsidRPr="004047FC">
        <w:t>可以在</w:t>
      </w:r>
      <w:r w:rsidRPr="004047FC">
        <w:t xml:space="preserve"> node</w:t>
      </w:r>
      <w:r w:rsidRPr="004047FC">
        <w:rPr>
          <w:rFonts w:hint="eastAsia"/>
        </w:rPr>
        <w:t>.</w:t>
      </w:r>
      <w:r w:rsidRPr="004047FC">
        <w:t xml:space="preserve">js </w:t>
      </w:r>
      <w:r w:rsidRPr="004047FC">
        <w:t>发送</w:t>
      </w:r>
      <w:r w:rsidRPr="004047FC">
        <w:t xml:space="preserve"> http </w:t>
      </w:r>
      <w:r w:rsidRPr="004047FC">
        <w:t>请求</w:t>
      </w:r>
      <w:r w:rsidRPr="004047FC">
        <w:rPr>
          <w:rFonts w:hint="eastAsia"/>
        </w:rPr>
        <w:t>。</w:t>
      </w:r>
    </w:p>
    <w:p w14:paraId="5DCF40FE" w14:textId="77777777" w:rsidR="0047503A" w:rsidRPr="004047FC" w:rsidRDefault="004047FC">
      <w:pPr>
        <w:pStyle w:val="a7"/>
        <w:numPr>
          <w:ilvl w:val="0"/>
          <w:numId w:val="3"/>
        </w:numPr>
        <w:ind w:firstLineChars="0"/>
      </w:pPr>
      <w:r w:rsidRPr="004047FC">
        <w:t>支持</w:t>
      </w:r>
      <w:r w:rsidRPr="004047FC">
        <w:t xml:space="preserve"> Promise API</w:t>
      </w:r>
      <w:r w:rsidRPr="004047FC">
        <w:rPr>
          <w:rFonts w:hint="eastAsia"/>
        </w:rPr>
        <w:t>。</w:t>
      </w:r>
    </w:p>
    <w:p w14:paraId="72FD4AB4" w14:textId="77777777" w:rsidR="0047503A" w:rsidRPr="004047FC" w:rsidRDefault="004047FC">
      <w:pPr>
        <w:pStyle w:val="a7"/>
        <w:numPr>
          <w:ilvl w:val="0"/>
          <w:numId w:val="3"/>
        </w:numPr>
        <w:ind w:firstLineChars="0"/>
      </w:pPr>
      <w:r w:rsidRPr="004047FC">
        <w:t>拦截请求和响应</w:t>
      </w:r>
      <w:r w:rsidRPr="004047FC">
        <w:rPr>
          <w:rFonts w:hint="eastAsia"/>
        </w:rPr>
        <w:t>。</w:t>
      </w:r>
    </w:p>
    <w:p w14:paraId="7A27D3F2" w14:textId="77777777" w:rsidR="0047503A" w:rsidRPr="004047FC" w:rsidRDefault="004047FC">
      <w:pPr>
        <w:pStyle w:val="a7"/>
        <w:numPr>
          <w:ilvl w:val="0"/>
          <w:numId w:val="3"/>
        </w:numPr>
        <w:ind w:firstLineChars="0"/>
      </w:pPr>
      <w:r w:rsidRPr="004047FC">
        <w:t>转换请求数据和响应数据</w:t>
      </w:r>
      <w:r w:rsidRPr="004047FC">
        <w:rPr>
          <w:rFonts w:hint="eastAsia"/>
        </w:rPr>
        <w:t>。</w:t>
      </w:r>
    </w:p>
    <w:p w14:paraId="64FAF528" w14:textId="77777777" w:rsidR="0047503A" w:rsidRPr="004047FC" w:rsidRDefault="004047FC">
      <w:pPr>
        <w:pStyle w:val="a7"/>
        <w:numPr>
          <w:ilvl w:val="0"/>
          <w:numId w:val="3"/>
        </w:numPr>
        <w:ind w:firstLineChars="0"/>
      </w:pPr>
      <w:r w:rsidRPr="004047FC">
        <w:t>能够取消请求</w:t>
      </w:r>
      <w:r w:rsidRPr="004047FC">
        <w:rPr>
          <w:rFonts w:hint="eastAsia"/>
        </w:rPr>
        <w:t>。</w:t>
      </w:r>
    </w:p>
    <w:p w14:paraId="0A9BDE52" w14:textId="77777777" w:rsidR="0047503A" w:rsidRPr="004047FC" w:rsidRDefault="004047FC">
      <w:pPr>
        <w:pStyle w:val="a7"/>
        <w:numPr>
          <w:ilvl w:val="0"/>
          <w:numId w:val="3"/>
        </w:numPr>
        <w:ind w:firstLineChars="0"/>
      </w:pPr>
      <w:r w:rsidRPr="004047FC">
        <w:t>自动转换</w:t>
      </w:r>
      <w:r w:rsidRPr="004047FC">
        <w:t xml:space="preserve"> JSON </w:t>
      </w:r>
      <w:r w:rsidRPr="004047FC">
        <w:t>数据</w:t>
      </w:r>
      <w:r w:rsidRPr="004047FC">
        <w:rPr>
          <w:rFonts w:hint="eastAsia"/>
        </w:rPr>
        <w:t>。</w:t>
      </w:r>
    </w:p>
    <w:p w14:paraId="18AC9AA7" w14:textId="77777777" w:rsidR="0047503A" w:rsidRPr="004047FC" w:rsidRDefault="004047FC">
      <w:pPr>
        <w:pStyle w:val="a7"/>
        <w:numPr>
          <w:ilvl w:val="0"/>
          <w:numId w:val="3"/>
        </w:numPr>
        <w:ind w:firstLineChars="0"/>
      </w:pPr>
      <w:r w:rsidRPr="004047FC">
        <w:t>客户端支持保护安全免受</w:t>
      </w:r>
      <w:r w:rsidRPr="004047FC">
        <w:t xml:space="preserve"> XSRF </w:t>
      </w:r>
      <w:r w:rsidRPr="004047FC">
        <w:t>攻击</w:t>
      </w:r>
      <w:r w:rsidRPr="004047FC">
        <w:rPr>
          <w:rFonts w:hint="eastAsia"/>
        </w:rPr>
        <w:t>。</w:t>
      </w:r>
    </w:p>
    <w:p w14:paraId="30B5A840" w14:textId="46CB9EA7" w:rsidR="0047503A" w:rsidRPr="004047FC" w:rsidRDefault="004047FC">
      <w:pPr>
        <w:ind w:firstLine="420"/>
      </w:pPr>
      <w:r w:rsidRPr="004047FC">
        <w:rPr>
          <w:rFonts w:hint="eastAsia"/>
        </w:rPr>
        <w:t>（</w:t>
      </w:r>
      <w:r w:rsidRPr="004047FC">
        <w:rPr>
          <w:rFonts w:hint="eastAsia"/>
        </w:rPr>
        <w:t>4</w:t>
      </w:r>
      <w:r w:rsidRPr="004047FC">
        <w:rPr>
          <w:rFonts w:hint="eastAsia"/>
        </w:rPr>
        <w:t>）</w:t>
      </w:r>
      <w:r w:rsidRPr="004047FC">
        <w:rPr>
          <w:rFonts w:hint="eastAsia"/>
        </w:rPr>
        <w:t>Element UI</w:t>
      </w:r>
      <w:r w:rsidRPr="004047FC">
        <w:rPr>
          <w:rFonts w:hint="eastAsia"/>
        </w:rPr>
        <w:t>。</w:t>
      </w:r>
      <w:r w:rsidRPr="004047FC">
        <w:rPr>
          <w:rFonts w:hint="eastAsia"/>
        </w:rPr>
        <w:t>Element-Ul</w:t>
      </w:r>
      <w:r w:rsidRPr="004047FC">
        <w:rPr>
          <w:rFonts w:hint="eastAsia"/>
        </w:rPr>
        <w:t>是国内饿了么前端团队推出的一款基于</w:t>
      </w:r>
      <w:r w:rsidRPr="004047FC">
        <w:rPr>
          <w:rFonts w:hint="eastAsia"/>
        </w:rPr>
        <w:t xml:space="preserve">Vue.js 2.0 </w:t>
      </w:r>
      <w:r w:rsidRPr="004047FC">
        <w:rPr>
          <w:rFonts w:hint="eastAsia"/>
        </w:rPr>
        <w:t>的桌面端</w:t>
      </w:r>
      <w:r w:rsidRPr="004047FC">
        <w:rPr>
          <w:rFonts w:hint="eastAsia"/>
        </w:rPr>
        <w:t>UI</w:t>
      </w:r>
      <w:r w:rsidRPr="004047FC">
        <w:rPr>
          <w:rFonts w:hint="eastAsia"/>
        </w:rPr>
        <w:t>框架，</w:t>
      </w:r>
      <w:r w:rsidRPr="004047FC">
        <w:rPr>
          <w:rFonts w:hint="eastAsia"/>
        </w:rPr>
        <w:t xml:space="preserve">Element UI </w:t>
      </w:r>
      <w:r w:rsidRPr="004047FC">
        <w:rPr>
          <w:rFonts w:hint="eastAsia"/>
        </w:rPr>
        <w:t>是一套采用</w:t>
      </w:r>
      <w:r w:rsidRPr="004047FC">
        <w:rPr>
          <w:rFonts w:hint="eastAsia"/>
        </w:rPr>
        <w:t xml:space="preserve"> Vue 2.0 </w:t>
      </w:r>
      <w:r w:rsidRPr="004047FC">
        <w:rPr>
          <w:rFonts w:hint="eastAsia"/>
        </w:rPr>
        <w:t>作为基础框架实现的组件库，一套为开发者、设计师和产品经理准备的基于</w:t>
      </w:r>
      <w:r w:rsidRPr="004047FC">
        <w:rPr>
          <w:rFonts w:hint="eastAsia"/>
        </w:rPr>
        <w:t xml:space="preserve"> Vue 2.0 </w:t>
      </w:r>
      <w:r w:rsidRPr="004047FC">
        <w:rPr>
          <w:rFonts w:hint="eastAsia"/>
        </w:rPr>
        <w:t>的组件库，提供了配套设计资源，帮助网站快速成型。是简洁、直观、强悍的前端</w:t>
      </w:r>
      <w:r w:rsidRPr="004047FC">
        <w:rPr>
          <w:rFonts w:hint="eastAsia"/>
        </w:rPr>
        <w:t>UI</w:t>
      </w:r>
      <w:r w:rsidRPr="004047FC">
        <w:rPr>
          <w:rFonts w:hint="eastAsia"/>
        </w:rPr>
        <w:t>组件开发框架，能更快速、简单的开发</w:t>
      </w:r>
      <w:r w:rsidRPr="004047FC">
        <w:rPr>
          <w:rFonts w:hint="eastAsia"/>
        </w:rPr>
        <w:t>Web</w:t>
      </w:r>
      <w:r w:rsidRPr="004047FC">
        <w:rPr>
          <w:rFonts w:hint="eastAsia"/>
        </w:rPr>
        <w:t>应用程序。</w:t>
      </w:r>
    </w:p>
    <w:p w14:paraId="44045FD7" w14:textId="2261F510" w:rsidR="0047503A" w:rsidRPr="004047FC" w:rsidRDefault="004047FC">
      <w:pPr>
        <w:ind w:firstLine="420"/>
      </w:pPr>
      <w:r w:rsidRPr="004047FC">
        <w:rPr>
          <w:rFonts w:hint="eastAsia"/>
        </w:rPr>
        <w:t>（</w:t>
      </w:r>
      <w:r w:rsidRPr="004047FC">
        <w:rPr>
          <w:rFonts w:hint="eastAsia"/>
        </w:rPr>
        <w:t>5</w:t>
      </w:r>
      <w:r w:rsidRPr="004047FC">
        <w:rPr>
          <w:rFonts w:hint="eastAsia"/>
        </w:rPr>
        <w:t>）</w:t>
      </w:r>
      <w:r w:rsidRPr="004047FC">
        <w:rPr>
          <w:rFonts w:hint="eastAsia"/>
        </w:rPr>
        <w:t>Flv.js</w:t>
      </w:r>
      <w:r w:rsidRPr="004047FC">
        <w:rPr>
          <w:rFonts w:hint="eastAsia"/>
        </w:rPr>
        <w:t>。</w:t>
      </w:r>
      <w:r w:rsidRPr="004047FC">
        <w:rPr>
          <w:rFonts w:hint="eastAsia"/>
        </w:rPr>
        <w:t xml:space="preserve">Flv.js </w:t>
      </w:r>
      <w:r w:rsidRPr="004047FC">
        <w:rPr>
          <w:rFonts w:hint="eastAsia"/>
        </w:rPr>
        <w:t>是</w:t>
      </w:r>
      <w:r w:rsidRPr="004047FC">
        <w:rPr>
          <w:rFonts w:hint="eastAsia"/>
        </w:rPr>
        <w:t xml:space="preserve"> HTML5 Flash </w:t>
      </w:r>
      <w:r w:rsidRPr="004047FC">
        <w:rPr>
          <w:rFonts w:hint="eastAsia"/>
        </w:rPr>
        <w:t>视频（</w:t>
      </w:r>
      <w:r w:rsidRPr="004047FC">
        <w:rPr>
          <w:rFonts w:hint="eastAsia"/>
        </w:rPr>
        <w:t>FLV</w:t>
      </w:r>
      <w:r w:rsidRPr="004047FC">
        <w:rPr>
          <w:rFonts w:hint="eastAsia"/>
        </w:rPr>
        <w:t>）播放器，纯原生</w:t>
      </w:r>
      <w:r w:rsidRPr="004047FC">
        <w:rPr>
          <w:rFonts w:hint="eastAsia"/>
        </w:rPr>
        <w:t xml:space="preserve"> JavaScript </w:t>
      </w:r>
      <w:r w:rsidRPr="004047FC">
        <w:rPr>
          <w:rFonts w:hint="eastAsia"/>
        </w:rPr>
        <w:t>开发，没有用到</w:t>
      </w:r>
      <w:r w:rsidRPr="004047FC">
        <w:rPr>
          <w:rFonts w:hint="eastAsia"/>
        </w:rPr>
        <w:t xml:space="preserve"> Flash</w:t>
      </w:r>
      <w:r w:rsidRPr="004047FC">
        <w:rPr>
          <w:rFonts w:hint="eastAsia"/>
        </w:rPr>
        <w:t>，由</w:t>
      </w:r>
      <w:r w:rsidRPr="004047FC">
        <w:rPr>
          <w:rFonts w:hint="eastAsia"/>
        </w:rPr>
        <w:t xml:space="preserve"> bilibili </w:t>
      </w:r>
      <w:r w:rsidRPr="004047FC">
        <w:rPr>
          <w:rFonts w:hint="eastAsia"/>
        </w:rPr>
        <w:t>网站开源。该项目依托于</w:t>
      </w:r>
      <w:r w:rsidRPr="004047FC">
        <w:rPr>
          <w:rFonts w:hint="eastAsia"/>
        </w:rPr>
        <w:t xml:space="preserve"> Media Source Extensions</w:t>
      </w:r>
      <w:r w:rsidRPr="004047FC">
        <w:rPr>
          <w:rFonts w:hint="eastAsia"/>
        </w:rPr>
        <w:t>。</w:t>
      </w:r>
      <w:r w:rsidRPr="004047FC">
        <w:rPr>
          <w:rFonts w:hint="eastAsia"/>
        </w:rPr>
        <w:t xml:space="preserve">Flv.js </w:t>
      </w:r>
      <w:r w:rsidRPr="004047FC">
        <w:rPr>
          <w:rFonts w:hint="eastAsia"/>
        </w:rPr>
        <w:t>实现了在</w:t>
      </w:r>
      <w:r w:rsidRPr="004047FC">
        <w:rPr>
          <w:rFonts w:hint="eastAsia"/>
        </w:rPr>
        <w:t xml:space="preserve"> HTML5</w:t>
      </w:r>
      <w:r w:rsidRPr="004047FC">
        <w:rPr>
          <w:rFonts w:hint="eastAsia"/>
        </w:rPr>
        <w:t>上播放</w:t>
      </w:r>
      <w:r w:rsidRPr="004047FC">
        <w:rPr>
          <w:rFonts w:hint="eastAsia"/>
        </w:rPr>
        <w:t>FLV</w:t>
      </w:r>
      <w:r w:rsidRPr="004047FC">
        <w:rPr>
          <w:rFonts w:hint="eastAsia"/>
        </w:rPr>
        <w:t>格式视频，使</w:t>
      </w:r>
      <w:r w:rsidRPr="004047FC">
        <w:rPr>
          <w:rFonts w:hint="eastAsia"/>
        </w:rPr>
        <w:t>Bilibili</w:t>
      </w:r>
      <w:r w:rsidRPr="004047FC">
        <w:rPr>
          <w:rFonts w:hint="eastAsia"/>
        </w:rPr>
        <w:t>网页端平滑过渡到</w:t>
      </w:r>
      <w:r w:rsidRPr="004047FC">
        <w:rPr>
          <w:rFonts w:hint="eastAsia"/>
        </w:rPr>
        <w:t>HTML5</w:t>
      </w:r>
      <w:r w:rsidRPr="004047FC">
        <w:rPr>
          <w:rFonts w:hint="eastAsia"/>
        </w:rPr>
        <w:t>播放器。对于视频直播，在</w:t>
      </w:r>
      <w:r w:rsidRPr="004047FC">
        <w:rPr>
          <w:rFonts w:hint="eastAsia"/>
        </w:rPr>
        <w:t>HTML5</w:t>
      </w:r>
      <w:r w:rsidRPr="004047FC">
        <w:rPr>
          <w:rFonts w:hint="eastAsia"/>
        </w:rPr>
        <w:t>上支持了延迟极低</w:t>
      </w:r>
      <w:r w:rsidRPr="004047FC">
        <w:rPr>
          <w:rFonts w:hint="eastAsia"/>
        </w:rPr>
        <w:t>HTTP FLV</w:t>
      </w:r>
      <w:r w:rsidRPr="004047FC">
        <w:rPr>
          <w:rFonts w:hint="eastAsia"/>
        </w:rPr>
        <w:t>播放，解开网页端直播对</w:t>
      </w:r>
      <w:r w:rsidRPr="004047FC">
        <w:rPr>
          <w:rFonts w:hint="eastAsia"/>
        </w:rPr>
        <w:t>Flash</w:t>
      </w:r>
      <w:r w:rsidRPr="004047FC">
        <w:rPr>
          <w:rFonts w:hint="eastAsia"/>
        </w:rPr>
        <w:t>的依赖。</w:t>
      </w:r>
    </w:p>
    <w:p w14:paraId="76DD849B" w14:textId="4C7E333D" w:rsidR="0047503A" w:rsidRPr="004047FC" w:rsidRDefault="004047FC">
      <w:pPr>
        <w:ind w:firstLine="420"/>
      </w:pPr>
      <w:r w:rsidRPr="004047FC">
        <w:rPr>
          <w:rFonts w:hint="eastAsia"/>
        </w:rPr>
        <w:t>（</w:t>
      </w:r>
      <w:r w:rsidRPr="004047FC">
        <w:rPr>
          <w:rFonts w:hint="eastAsia"/>
        </w:rPr>
        <w:t>6</w:t>
      </w:r>
      <w:r w:rsidRPr="004047FC">
        <w:rPr>
          <w:rFonts w:hint="eastAsia"/>
        </w:rPr>
        <w:t>）</w:t>
      </w:r>
      <w:r w:rsidRPr="004047FC">
        <w:rPr>
          <w:rFonts w:hint="eastAsia"/>
        </w:rPr>
        <w:t>Vue-Router</w:t>
      </w:r>
      <w:r w:rsidRPr="004047FC">
        <w:rPr>
          <w:rFonts w:hint="eastAsia"/>
        </w:rPr>
        <w:t>。</w:t>
      </w:r>
      <w:r w:rsidRPr="004047FC">
        <w:t xml:space="preserve">Vue Router </w:t>
      </w:r>
      <w:r w:rsidRPr="004047FC">
        <w:t>是</w:t>
      </w:r>
      <w:r w:rsidRPr="004047FC">
        <w:t xml:space="preserve"> Vue</w:t>
      </w:r>
      <w:r w:rsidRPr="004047FC">
        <w:rPr>
          <w:rFonts w:hint="eastAsia"/>
        </w:rPr>
        <w:t>.</w:t>
      </w:r>
      <w:r w:rsidRPr="004047FC">
        <w:t xml:space="preserve">js </w:t>
      </w:r>
      <w:r w:rsidRPr="004047FC">
        <w:t>官方的路由管理器。它和</w:t>
      </w:r>
      <w:r w:rsidRPr="004047FC">
        <w:t xml:space="preserve"> Vue</w:t>
      </w:r>
      <w:r w:rsidRPr="004047FC">
        <w:rPr>
          <w:rFonts w:hint="eastAsia"/>
        </w:rPr>
        <w:t>.</w:t>
      </w:r>
      <w:r w:rsidRPr="004047FC">
        <w:t xml:space="preserve">js </w:t>
      </w:r>
      <w:r w:rsidRPr="004047FC">
        <w:t>的核心深度集成，让构建单页面应用变得易如反掌。包含的功能有：</w:t>
      </w:r>
    </w:p>
    <w:p w14:paraId="2B3535C8" w14:textId="77777777" w:rsidR="0047503A" w:rsidRPr="004047FC" w:rsidRDefault="004047FC">
      <w:pPr>
        <w:pStyle w:val="a7"/>
        <w:numPr>
          <w:ilvl w:val="0"/>
          <w:numId w:val="4"/>
        </w:numPr>
        <w:ind w:firstLineChars="0"/>
      </w:pPr>
      <w:r w:rsidRPr="004047FC">
        <w:t>嵌套的路由</w:t>
      </w:r>
      <w:r w:rsidRPr="004047FC">
        <w:t>/</w:t>
      </w:r>
      <w:r w:rsidRPr="004047FC">
        <w:t>视图表</w:t>
      </w:r>
      <w:r w:rsidRPr="004047FC">
        <w:rPr>
          <w:rFonts w:hint="eastAsia"/>
        </w:rPr>
        <w:t>。</w:t>
      </w:r>
    </w:p>
    <w:p w14:paraId="335CFCB8" w14:textId="77777777" w:rsidR="0047503A" w:rsidRPr="004047FC" w:rsidRDefault="004047FC">
      <w:pPr>
        <w:pStyle w:val="a7"/>
        <w:numPr>
          <w:ilvl w:val="0"/>
          <w:numId w:val="4"/>
        </w:numPr>
        <w:ind w:firstLineChars="0"/>
      </w:pPr>
      <w:r w:rsidRPr="004047FC">
        <w:t>模块化的、基于组件的路由配置</w:t>
      </w:r>
      <w:r w:rsidRPr="004047FC">
        <w:rPr>
          <w:rFonts w:hint="eastAsia"/>
        </w:rPr>
        <w:t>。</w:t>
      </w:r>
    </w:p>
    <w:p w14:paraId="1157E820" w14:textId="77777777" w:rsidR="0047503A" w:rsidRPr="004047FC" w:rsidRDefault="004047FC">
      <w:pPr>
        <w:pStyle w:val="a7"/>
        <w:numPr>
          <w:ilvl w:val="0"/>
          <w:numId w:val="4"/>
        </w:numPr>
        <w:ind w:firstLineChars="0"/>
      </w:pPr>
      <w:r w:rsidRPr="004047FC">
        <w:t>路由参数、查询、通配符</w:t>
      </w:r>
      <w:r w:rsidRPr="004047FC">
        <w:rPr>
          <w:rFonts w:hint="eastAsia"/>
        </w:rPr>
        <w:t>。</w:t>
      </w:r>
    </w:p>
    <w:p w14:paraId="7470DFD3" w14:textId="77777777" w:rsidR="0047503A" w:rsidRPr="004047FC" w:rsidRDefault="004047FC">
      <w:pPr>
        <w:pStyle w:val="a7"/>
        <w:numPr>
          <w:ilvl w:val="0"/>
          <w:numId w:val="4"/>
        </w:numPr>
        <w:ind w:firstLineChars="0"/>
      </w:pPr>
      <w:r w:rsidRPr="004047FC">
        <w:t>基于</w:t>
      </w:r>
      <w:r w:rsidRPr="004047FC">
        <w:t>Vue</w:t>
      </w:r>
      <w:r w:rsidRPr="004047FC">
        <w:rPr>
          <w:rFonts w:hint="eastAsia"/>
        </w:rPr>
        <w:t>.</w:t>
      </w:r>
      <w:r w:rsidRPr="004047FC">
        <w:t>js</w:t>
      </w:r>
      <w:r w:rsidRPr="004047FC">
        <w:t>过渡系统的视图过渡效果</w:t>
      </w:r>
      <w:r w:rsidRPr="004047FC">
        <w:rPr>
          <w:rFonts w:hint="eastAsia"/>
        </w:rPr>
        <w:t>。</w:t>
      </w:r>
    </w:p>
    <w:p w14:paraId="29479771" w14:textId="77777777" w:rsidR="0047503A" w:rsidRPr="004047FC" w:rsidRDefault="004047FC">
      <w:pPr>
        <w:pStyle w:val="a7"/>
        <w:numPr>
          <w:ilvl w:val="0"/>
          <w:numId w:val="4"/>
        </w:numPr>
        <w:ind w:firstLineChars="0"/>
      </w:pPr>
      <w:r w:rsidRPr="004047FC">
        <w:lastRenderedPageBreak/>
        <w:t>细粒度的导航控制</w:t>
      </w:r>
      <w:r w:rsidRPr="004047FC">
        <w:rPr>
          <w:rFonts w:hint="eastAsia"/>
        </w:rPr>
        <w:t>。</w:t>
      </w:r>
    </w:p>
    <w:p w14:paraId="3A899235" w14:textId="77777777" w:rsidR="0047503A" w:rsidRPr="004047FC" w:rsidRDefault="004047FC">
      <w:pPr>
        <w:pStyle w:val="a7"/>
        <w:numPr>
          <w:ilvl w:val="0"/>
          <w:numId w:val="4"/>
        </w:numPr>
        <w:ind w:firstLineChars="0"/>
      </w:pPr>
      <w:r w:rsidRPr="004047FC">
        <w:t>带有自动激活的</w:t>
      </w:r>
      <w:r w:rsidRPr="004047FC">
        <w:t xml:space="preserve"> CSS class </w:t>
      </w:r>
      <w:r w:rsidRPr="004047FC">
        <w:t>的链接</w:t>
      </w:r>
      <w:r w:rsidRPr="004047FC">
        <w:rPr>
          <w:rFonts w:hint="eastAsia"/>
        </w:rPr>
        <w:t>。</w:t>
      </w:r>
    </w:p>
    <w:p w14:paraId="4ABAD205" w14:textId="77777777" w:rsidR="0047503A" w:rsidRPr="004047FC" w:rsidRDefault="004047FC">
      <w:pPr>
        <w:pStyle w:val="a7"/>
        <w:numPr>
          <w:ilvl w:val="0"/>
          <w:numId w:val="4"/>
        </w:numPr>
        <w:ind w:firstLineChars="0"/>
      </w:pPr>
      <w:r w:rsidRPr="004047FC">
        <w:t xml:space="preserve">HTML5 </w:t>
      </w:r>
      <w:r w:rsidRPr="004047FC">
        <w:t>历史模式或</w:t>
      </w:r>
      <w:r w:rsidRPr="004047FC">
        <w:t xml:space="preserve"> hash </w:t>
      </w:r>
      <w:r w:rsidRPr="004047FC">
        <w:t>模式，在</w:t>
      </w:r>
      <w:r w:rsidRPr="004047FC">
        <w:t xml:space="preserve"> IE9 </w:t>
      </w:r>
      <w:r w:rsidRPr="004047FC">
        <w:t>中自动降级</w:t>
      </w:r>
      <w:r w:rsidRPr="004047FC">
        <w:rPr>
          <w:rFonts w:hint="eastAsia"/>
        </w:rPr>
        <w:t>。</w:t>
      </w:r>
    </w:p>
    <w:p w14:paraId="7C17F0B1" w14:textId="77777777" w:rsidR="0047503A" w:rsidRPr="004047FC" w:rsidRDefault="004047FC">
      <w:pPr>
        <w:pStyle w:val="a7"/>
        <w:numPr>
          <w:ilvl w:val="0"/>
          <w:numId w:val="4"/>
        </w:numPr>
        <w:ind w:firstLineChars="0"/>
      </w:pPr>
      <w:r w:rsidRPr="004047FC">
        <w:t>自定义的滚动条行为</w:t>
      </w:r>
      <w:r w:rsidRPr="004047FC">
        <w:rPr>
          <w:rFonts w:hint="eastAsia"/>
        </w:rPr>
        <w:t>。</w:t>
      </w:r>
    </w:p>
    <w:p w14:paraId="3D799F33" w14:textId="77777777" w:rsidR="0047503A" w:rsidRPr="004047FC" w:rsidRDefault="004047FC">
      <w:pPr>
        <w:pStyle w:val="2"/>
      </w:pPr>
      <w:bookmarkStart w:id="40" w:name="_Toc9206"/>
      <w:r w:rsidRPr="004047FC">
        <w:rPr>
          <w:rFonts w:hint="eastAsia"/>
        </w:rPr>
        <w:t xml:space="preserve">2.2 </w:t>
      </w:r>
      <w:r w:rsidRPr="004047FC">
        <w:rPr>
          <w:rFonts w:hint="eastAsia"/>
        </w:rPr>
        <w:t>服务器端相关技术</w:t>
      </w:r>
      <w:bookmarkEnd w:id="40"/>
    </w:p>
    <w:p w14:paraId="7DDD4CC1" w14:textId="30451726" w:rsidR="0047503A" w:rsidRPr="004047FC" w:rsidRDefault="004047FC">
      <w:pPr>
        <w:ind w:firstLine="420"/>
      </w:pPr>
      <w:commentRangeStart w:id="41"/>
      <w:r w:rsidRPr="004047FC">
        <w:rPr>
          <w:rFonts w:hint="eastAsia"/>
        </w:rPr>
        <w:t>（</w:t>
      </w:r>
      <w:r w:rsidRPr="004047FC">
        <w:rPr>
          <w:rFonts w:hint="eastAsia"/>
        </w:rPr>
        <w:t>1</w:t>
      </w:r>
      <w:r w:rsidRPr="004047FC">
        <w:rPr>
          <w:rFonts w:hint="eastAsia"/>
        </w:rPr>
        <w:t>）</w:t>
      </w:r>
      <w:r w:rsidRPr="004047FC">
        <w:rPr>
          <w:rFonts w:hint="eastAsia"/>
        </w:rPr>
        <w:t>Java</w:t>
      </w:r>
      <w:r w:rsidRPr="004047FC">
        <w:rPr>
          <w:rFonts w:hint="eastAsia"/>
        </w:rPr>
        <w:t>。</w:t>
      </w:r>
      <w:r w:rsidRPr="004047FC">
        <w:rPr>
          <w:rFonts w:hint="eastAsia"/>
        </w:rPr>
        <w:t>Java</w:t>
      </w:r>
      <w:r w:rsidRPr="004047FC">
        <w:rPr>
          <w:rFonts w:hint="eastAsia"/>
        </w:rPr>
        <w:t>是一种广泛使用的计算机编程语言，拥有跨平台、面向对象、泛型编程的特性，广泛应用于企业级</w:t>
      </w:r>
      <w:r w:rsidRPr="004047FC">
        <w:rPr>
          <w:rFonts w:hint="eastAsia"/>
        </w:rPr>
        <w:t>Web</w:t>
      </w:r>
      <w:r w:rsidRPr="004047FC">
        <w:rPr>
          <w:rFonts w:hint="eastAsia"/>
        </w:rPr>
        <w:t>应用开发和移动应用开发。任职于</w:t>
      </w:r>
      <w:r w:rsidRPr="004047FC">
        <w:rPr>
          <w:rFonts w:hint="eastAsia"/>
        </w:rPr>
        <w:t>Sun</w:t>
      </w:r>
      <w:r w:rsidRPr="004047FC">
        <w:rPr>
          <w:rFonts w:hint="eastAsia"/>
        </w:rPr>
        <w:t>微系统的詹姆斯·高斯林等人于</w:t>
      </w:r>
      <w:r w:rsidRPr="004047FC">
        <w:rPr>
          <w:rFonts w:hint="eastAsia"/>
        </w:rPr>
        <w:t>20</w:t>
      </w:r>
      <w:r w:rsidRPr="004047FC">
        <w:rPr>
          <w:rFonts w:hint="eastAsia"/>
        </w:rPr>
        <w:t>世纪</w:t>
      </w:r>
      <w:r w:rsidRPr="004047FC">
        <w:rPr>
          <w:rFonts w:hint="eastAsia"/>
        </w:rPr>
        <w:t>90</w:t>
      </w:r>
      <w:r w:rsidRPr="004047FC">
        <w:rPr>
          <w:rFonts w:hint="eastAsia"/>
        </w:rPr>
        <w:t>年代初开发</w:t>
      </w:r>
      <w:r w:rsidRPr="004047FC">
        <w:rPr>
          <w:rFonts w:hint="eastAsia"/>
        </w:rPr>
        <w:t>Java</w:t>
      </w:r>
      <w:r w:rsidRPr="004047FC">
        <w:rPr>
          <w:rFonts w:hint="eastAsia"/>
        </w:rPr>
        <w:t>语言的雏形，最初被命名为</w:t>
      </w:r>
      <w:r w:rsidRPr="004047FC">
        <w:rPr>
          <w:rFonts w:hint="eastAsia"/>
        </w:rPr>
        <w:t>Oak</w:t>
      </w:r>
      <w:r w:rsidRPr="004047FC">
        <w:rPr>
          <w:rFonts w:hint="eastAsia"/>
        </w:rPr>
        <w:t>，目标设置在家用电器等小型系统的编程语言，应用在电视机、电话、闹钟、烤面包机等家用电器的控制和通信。由于这些智能化家电的市场需求没有预期的高，太阳计算机系统（</w:t>
      </w:r>
      <w:r w:rsidRPr="004047FC">
        <w:rPr>
          <w:rFonts w:hint="eastAsia"/>
        </w:rPr>
        <w:t>Sun</w:t>
      </w:r>
      <w:r w:rsidRPr="004047FC">
        <w:rPr>
          <w:rFonts w:hint="eastAsia"/>
        </w:rPr>
        <w:t>公司）放弃了该项计划。随着</w:t>
      </w:r>
      <w:r w:rsidRPr="004047FC">
        <w:rPr>
          <w:rFonts w:hint="eastAsia"/>
        </w:rPr>
        <w:t>20</w:t>
      </w:r>
      <w:r w:rsidRPr="004047FC">
        <w:rPr>
          <w:rFonts w:hint="eastAsia"/>
        </w:rPr>
        <w:t>世纪</w:t>
      </w:r>
      <w:r w:rsidRPr="004047FC">
        <w:rPr>
          <w:rFonts w:hint="eastAsia"/>
        </w:rPr>
        <w:t>90</w:t>
      </w:r>
      <w:r w:rsidRPr="004047FC">
        <w:rPr>
          <w:rFonts w:hint="eastAsia"/>
        </w:rPr>
        <w:t>年代互联网的发展，</w:t>
      </w:r>
      <w:r w:rsidRPr="004047FC">
        <w:rPr>
          <w:rFonts w:hint="eastAsia"/>
        </w:rPr>
        <w:t>Sun</w:t>
      </w:r>
      <w:r w:rsidRPr="004047FC">
        <w:rPr>
          <w:rFonts w:hint="eastAsia"/>
        </w:rPr>
        <w:t>公司看见</w:t>
      </w:r>
      <w:r w:rsidRPr="004047FC">
        <w:rPr>
          <w:rFonts w:hint="eastAsia"/>
        </w:rPr>
        <w:t>Oak</w:t>
      </w:r>
      <w:r w:rsidRPr="004047FC">
        <w:rPr>
          <w:rFonts w:hint="eastAsia"/>
        </w:rPr>
        <w:t>在互联网上应用的前景，于是改造了</w:t>
      </w:r>
      <w:r w:rsidRPr="004047FC">
        <w:rPr>
          <w:rFonts w:hint="eastAsia"/>
        </w:rPr>
        <w:t>Oak</w:t>
      </w:r>
      <w:r w:rsidRPr="004047FC">
        <w:rPr>
          <w:rFonts w:hint="eastAsia"/>
        </w:rPr>
        <w:t>，于</w:t>
      </w:r>
      <w:r w:rsidRPr="004047FC">
        <w:rPr>
          <w:rFonts w:hint="eastAsia"/>
        </w:rPr>
        <w:t>1995</w:t>
      </w:r>
      <w:r w:rsidRPr="004047FC">
        <w:rPr>
          <w:rFonts w:hint="eastAsia"/>
        </w:rPr>
        <w:t>年</w:t>
      </w:r>
      <w:r w:rsidRPr="004047FC">
        <w:rPr>
          <w:rFonts w:hint="eastAsia"/>
        </w:rPr>
        <w:t>5</w:t>
      </w:r>
      <w:r w:rsidRPr="004047FC">
        <w:rPr>
          <w:rFonts w:hint="eastAsia"/>
        </w:rPr>
        <w:t>月以</w:t>
      </w:r>
      <w:r w:rsidRPr="004047FC">
        <w:rPr>
          <w:rFonts w:hint="eastAsia"/>
        </w:rPr>
        <w:t>Java</w:t>
      </w:r>
      <w:r w:rsidRPr="004047FC">
        <w:rPr>
          <w:rFonts w:hint="eastAsia"/>
        </w:rPr>
        <w:t>的名称正式发布。</w:t>
      </w:r>
      <w:r w:rsidRPr="004047FC">
        <w:rPr>
          <w:rFonts w:hint="eastAsia"/>
        </w:rPr>
        <w:t>Java</w:t>
      </w:r>
      <w:r w:rsidRPr="004047FC">
        <w:rPr>
          <w:rFonts w:hint="eastAsia"/>
        </w:rPr>
        <w:t>伴随着互联网的迅猛发展而发展，逐渐成为重要的网络编程语言。</w:t>
      </w:r>
    </w:p>
    <w:p w14:paraId="2DD6712A" w14:textId="0C8FC2B5" w:rsidR="0047503A" w:rsidRPr="004047FC" w:rsidRDefault="004047FC">
      <w:pPr>
        <w:ind w:firstLine="420"/>
      </w:pPr>
      <w:r w:rsidRPr="004047FC">
        <w:rPr>
          <w:rFonts w:hint="eastAsia"/>
        </w:rPr>
        <w:t>Java</w:t>
      </w:r>
      <w:r w:rsidRPr="004047FC">
        <w:rPr>
          <w:rFonts w:hint="eastAsia"/>
        </w:rPr>
        <w:t>的特点之一就是面向对象，是程序设计方法的一种。“面向对象程序设计语言”的核心之一就是开发者在设计软件的时候可以使用自定义的类型和关联操作。代码和数据的实际集合体叫做“对象”。一个对象可以想象成绑定了很多“行为（代码）”和“状态（数据）”的物体。对于数据结构的改变需要和代码进行通信然后操作，反之亦然。面向对象设计让大型软件工程的计划和设计变得更容易管理，能增强工程的健康度，减少失败工程的数量。</w:t>
      </w:r>
    </w:p>
    <w:p w14:paraId="16C02536" w14:textId="77777777" w:rsidR="0047503A" w:rsidRPr="004047FC" w:rsidRDefault="004047FC">
      <w:r w:rsidRPr="004047FC">
        <w:rPr>
          <w:rFonts w:hint="eastAsia"/>
        </w:rPr>
        <w:t>Java</w:t>
      </w:r>
      <w:r w:rsidRPr="004047FC">
        <w:rPr>
          <w:rFonts w:hint="eastAsia"/>
        </w:rPr>
        <w:t>编程语言的风格十分接近</w:t>
      </w:r>
      <w:r w:rsidRPr="004047FC">
        <w:rPr>
          <w:rFonts w:hint="eastAsia"/>
        </w:rPr>
        <w:t>C++</w:t>
      </w:r>
      <w:r w:rsidRPr="004047FC">
        <w:rPr>
          <w:rFonts w:hint="eastAsia"/>
        </w:rPr>
        <w:t>语言。继承了</w:t>
      </w:r>
      <w:r w:rsidRPr="004047FC">
        <w:rPr>
          <w:rFonts w:hint="eastAsia"/>
        </w:rPr>
        <w:t>C++</w:t>
      </w:r>
      <w:r w:rsidRPr="004047FC">
        <w:rPr>
          <w:rFonts w:hint="eastAsia"/>
        </w:rPr>
        <w:t>语言面向对象技术的核心，舍弃了容易引起错误的指针，以引用取代；移除了</w:t>
      </w:r>
      <w:r w:rsidRPr="004047FC">
        <w:rPr>
          <w:rFonts w:hint="eastAsia"/>
        </w:rPr>
        <w:t>C++</w:t>
      </w:r>
      <w:r w:rsidRPr="004047FC">
        <w:rPr>
          <w:rFonts w:hint="eastAsia"/>
        </w:rPr>
        <w:t>中的运算符重载和多重继承特性，用接口取代；增加垃圾回收器功能。在</w:t>
      </w:r>
      <w:r w:rsidRPr="004047FC">
        <w:rPr>
          <w:rFonts w:hint="eastAsia"/>
        </w:rPr>
        <w:t>Java SE 1.5</w:t>
      </w:r>
      <w:r w:rsidRPr="004047FC">
        <w:rPr>
          <w:rFonts w:hint="eastAsia"/>
        </w:rPr>
        <w:t>版本中引入了泛型编程、类型安全的枚举、不定长参数和自动装</w:t>
      </w:r>
      <w:r w:rsidRPr="004047FC">
        <w:rPr>
          <w:rFonts w:hint="eastAsia"/>
        </w:rPr>
        <w:t>/</w:t>
      </w:r>
      <w:r w:rsidRPr="004047FC">
        <w:rPr>
          <w:rFonts w:hint="eastAsia"/>
        </w:rPr>
        <w:t>拆箱特性。</w:t>
      </w:r>
      <w:r w:rsidRPr="004047FC">
        <w:rPr>
          <w:rFonts w:hint="eastAsia"/>
        </w:rPr>
        <w:t>Sun</w:t>
      </w:r>
      <w:r w:rsidRPr="004047FC">
        <w:rPr>
          <w:rFonts w:hint="eastAsia"/>
        </w:rPr>
        <w:t>微系统对</w:t>
      </w:r>
      <w:r w:rsidRPr="004047FC">
        <w:rPr>
          <w:rFonts w:hint="eastAsia"/>
        </w:rPr>
        <w:t>Java</w:t>
      </w:r>
      <w:r w:rsidRPr="004047FC">
        <w:rPr>
          <w:rFonts w:hint="eastAsia"/>
        </w:rPr>
        <w:t>语言的解释是：“</w:t>
      </w:r>
      <w:r w:rsidRPr="004047FC">
        <w:rPr>
          <w:rFonts w:hint="eastAsia"/>
        </w:rPr>
        <w:t>Java</w:t>
      </w:r>
      <w:r w:rsidRPr="004047FC">
        <w:rPr>
          <w:rFonts w:hint="eastAsia"/>
        </w:rPr>
        <w:t>编程语言是个简单、面向对象、分布式、解释性、健壮、安全与系统无关、可移植、高性能、多线程和动态的语言”</w:t>
      </w:r>
    </w:p>
    <w:p w14:paraId="646050FF" w14:textId="77777777" w:rsidR="0047503A" w:rsidRPr="004047FC" w:rsidRDefault="004047FC">
      <w:pPr>
        <w:ind w:firstLine="420"/>
      </w:pPr>
      <w:r w:rsidRPr="004047FC">
        <w:rPr>
          <w:rFonts w:hint="eastAsia"/>
        </w:rPr>
        <w:t>Java</w:t>
      </w:r>
      <w:r w:rsidRPr="004047FC">
        <w:rPr>
          <w:rFonts w:hint="eastAsia"/>
        </w:rPr>
        <w:t>不同于一般的编译语言或解释型语言。它首先将源代码编译成字节码，再依赖各种不同平台上的虚拟机来解释执行字节码，从而具有“一次编写，到处运行”的跨平台特性。在早期</w:t>
      </w:r>
      <w:r w:rsidRPr="004047FC">
        <w:rPr>
          <w:rFonts w:hint="eastAsia"/>
        </w:rPr>
        <w:t>JVM</w:t>
      </w:r>
      <w:r w:rsidRPr="004047FC">
        <w:rPr>
          <w:rFonts w:hint="eastAsia"/>
        </w:rPr>
        <w:t>中，这在一定程度上降低了</w:t>
      </w:r>
      <w:r w:rsidRPr="004047FC">
        <w:rPr>
          <w:rFonts w:hint="eastAsia"/>
        </w:rPr>
        <w:t>Java</w:t>
      </w:r>
      <w:r w:rsidRPr="004047FC">
        <w:rPr>
          <w:rFonts w:hint="eastAsia"/>
        </w:rPr>
        <w:t>程序的运行效率。但在</w:t>
      </w:r>
      <w:r w:rsidRPr="004047FC">
        <w:rPr>
          <w:rFonts w:hint="eastAsia"/>
        </w:rPr>
        <w:t>J2SE1</w:t>
      </w:r>
      <w:r w:rsidRPr="004047FC">
        <w:rPr>
          <w:rFonts w:hint="eastAsia"/>
        </w:rPr>
        <w:t>。</w:t>
      </w:r>
      <w:r w:rsidRPr="004047FC">
        <w:rPr>
          <w:rFonts w:hint="eastAsia"/>
        </w:rPr>
        <w:t>4</w:t>
      </w:r>
      <w:r w:rsidRPr="004047FC">
        <w:rPr>
          <w:rFonts w:hint="eastAsia"/>
        </w:rPr>
        <w:t>。</w:t>
      </w:r>
      <w:r w:rsidRPr="004047FC">
        <w:rPr>
          <w:rFonts w:hint="eastAsia"/>
        </w:rPr>
        <w:t>2</w:t>
      </w:r>
      <w:r w:rsidRPr="004047FC">
        <w:rPr>
          <w:rFonts w:hint="eastAsia"/>
        </w:rPr>
        <w:t>发布后，</w:t>
      </w:r>
      <w:r w:rsidRPr="004047FC">
        <w:rPr>
          <w:rFonts w:hint="eastAsia"/>
        </w:rPr>
        <w:t>Java</w:t>
      </w:r>
      <w:r w:rsidRPr="004047FC">
        <w:rPr>
          <w:rFonts w:hint="eastAsia"/>
        </w:rPr>
        <w:t>的运行速度有了大幅提升。</w:t>
      </w:r>
    </w:p>
    <w:p w14:paraId="5E10324F" w14:textId="77777777" w:rsidR="0047503A" w:rsidRPr="004047FC" w:rsidRDefault="004047FC">
      <w:pPr>
        <w:ind w:firstLine="420"/>
      </w:pPr>
      <w:r w:rsidRPr="004047FC">
        <w:rPr>
          <w:rFonts w:hint="eastAsia"/>
        </w:rPr>
        <w:t>与传统类型不同，</w:t>
      </w:r>
      <w:r w:rsidRPr="004047FC">
        <w:rPr>
          <w:rFonts w:hint="eastAsia"/>
        </w:rPr>
        <w:t>Sun</w:t>
      </w:r>
      <w:r w:rsidRPr="004047FC">
        <w:rPr>
          <w:rFonts w:hint="eastAsia"/>
        </w:rPr>
        <w:t>公司在推出</w:t>
      </w:r>
      <w:r w:rsidRPr="004047FC">
        <w:rPr>
          <w:rFonts w:hint="eastAsia"/>
        </w:rPr>
        <w:t>Java</w:t>
      </w:r>
      <w:r w:rsidRPr="004047FC">
        <w:rPr>
          <w:rFonts w:hint="eastAsia"/>
        </w:rPr>
        <w:t>时就将其作为开放的技术。全球的</w:t>
      </w:r>
      <w:r w:rsidRPr="004047FC">
        <w:rPr>
          <w:rFonts w:hint="eastAsia"/>
        </w:rPr>
        <w:t>Java</w:t>
      </w:r>
      <w:r w:rsidRPr="004047FC">
        <w:rPr>
          <w:rFonts w:hint="eastAsia"/>
        </w:rPr>
        <w:t>开发公司被要求所设计的</w:t>
      </w:r>
      <w:r w:rsidRPr="004047FC">
        <w:rPr>
          <w:rFonts w:hint="eastAsia"/>
        </w:rPr>
        <w:t>Java</w:t>
      </w:r>
      <w:r w:rsidRPr="004047FC">
        <w:rPr>
          <w:rFonts w:hint="eastAsia"/>
        </w:rPr>
        <w:t>软件必须相互兼容。“</w:t>
      </w:r>
      <w:r w:rsidRPr="004047FC">
        <w:rPr>
          <w:rFonts w:hint="eastAsia"/>
        </w:rPr>
        <w:t>Java</w:t>
      </w:r>
      <w:r w:rsidRPr="004047FC">
        <w:rPr>
          <w:rFonts w:hint="eastAsia"/>
        </w:rPr>
        <w:t>语言靠群体的力量而非公司的力量”是</w:t>
      </w:r>
      <w:r w:rsidRPr="004047FC">
        <w:rPr>
          <w:rFonts w:hint="eastAsia"/>
        </w:rPr>
        <w:t>Sun</w:t>
      </w:r>
      <w:r w:rsidRPr="004047FC">
        <w:rPr>
          <w:rFonts w:hint="eastAsia"/>
        </w:rPr>
        <w:t>公司的口号之一，并获得了广大软件开发商的认同。这与微软公司所倡导的注重精英和封闭式的模式完全不同，此外，微软公司后来推出了与之竞争的。</w:t>
      </w:r>
      <w:r w:rsidRPr="004047FC">
        <w:rPr>
          <w:rFonts w:hint="eastAsia"/>
        </w:rPr>
        <w:t>NET</w:t>
      </w:r>
      <w:r w:rsidRPr="004047FC">
        <w:rPr>
          <w:rFonts w:hint="eastAsia"/>
        </w:rPr>
        <w:t>平台以及模仿</w:t>
      </w:r>
      <w:r w:rsidRPr="004047FC">
        <w:rPr>
          <w:rFonts w:hint="eastAsia"/>
        </w:rPr>
        <w:t>Java</w:t>
      </w:r>
      <w:r w:rsidRPr="004047FC">
        <w:rPr>
          <w:rFonts w:hint="eastAsia"/>
        </w:rPr>
        <w:t>的</w:t>
      </w:r>
      <w:r w:rsidRPr="004047FC">
        <w:rPr>
          <w:rFonts w:hint="eastAsia"/>
        </w:rPr>
        <w:t>C#</w:t>
      </w:r>
      <w:r w:rsidRPr="004047FC">
        <w:rPr>
          <w:rFonts w:hint="eastAsia"/>
        </w:rPr>
        <w:t>语言。后来</w:t>
      </w:r>
      <w:r w:rsidRPr="004047FC">
        <w:rPr>
          <w:rFonts w:hint="eastAsia"/>
        </w:rPr>
        <w:t>Sun</w:t>
      </w:r>
      <w:r w:rsidRPr="004047FC">
        <w:rPr>
          <w:rFonts w:hint="eastAsia"/>
        </w:rPr>
        <w:t>公司被甲骨文公司并购，</w:t>
      </w:r>
      <w:r w:rsidRPr="004047FC">
        <w:rPr>
          <w:rFonts w:hint="eastAsia"/>
        </w:rPr>
        <w:t>Java</w:t>
      </w:r>
      <w:r w:rsidRPr="004047FC">
        <w:rPr>
          <w:rFonts w:hint="eastAsia"/>
        </w:rPr>
        <w:t>也随之成为甲骨文公司的产品。</w:t>
      </w:r>
      <w:commentRangeEnd w:id="41"/>
      <w:r w:rsidR="00836205">
        <w:rPr>
          <w:rStyle w:val="a8"/>
        </w:rPr>
        <w:commentReference w:id="41"/>
      </w:r>
    </w:p>
    <w:p w14:paraId="2E66DB37" w14:textId="1DE1CEA7" w:rsidR="0047503A" w:rsidRPr="004047FC" w:rsidRDefault="004047FC">
      <w:pPr>
        <w:ind w:firstLine="420"/>
      </w:pPr>
      <w:r w:rsidRPr="004047FC">
        <w:rPr>
          <w:rFonts w:hint="eastAsia"/>
        </w:rPr>
        <w:t>（</w:t>
      </w:r>
      <w:r w:rsidRPr="004047FC">
        <w:rPr>
          <w:rFonts w:hint="eastAsia"/>
        </w:rPr>
        <w:t>2</w:t>
      </w:r>
      <w:r w:rsidRPr="004047FC">
        <w:rPr>
          <w:rFonts w:hint="eastAsia"/>
        </w:rPr>
        <w:t>）</w:t>
      </w:r>
      <w:r w:rsidRPr="004047FC">
        <w:rPr>
          <w:rFonts w:hint="eastAsia"/>
        </w:rPr>
        <w:t>Spring Boot</w:t>
      </w:r>
      <w:r w:rsidRPr="004047FC">
        <w:rPr>
          <w:rFonts w:hint="eastAsia"/>
        </w:rPr>
        <w:t>。</w:t>
      </w:r>
      <w:r w:rsidRPr="004047FC">
        <w:rPr>
          <w:rFonts w:hint="eastAsia"/>
        </w:rPr>
        <w:t>Spring Boot</w:t>
      </w:r>
      <w:r w:rsidRPr="004047FC">
        <w:rPr>
          <w:rFonts w:hint="eastAsia"/>
        </w:rPr>
        <w:t>是由</w:t>
      </w:r>
      <w:r w:rsidRPr="004047FC">
        <w:rPr>
          <w:rFonts w:hint="eastAsia"/>
        </w:rPr>
        <w:t>Pivotal</w:t>
      </w:r>
      <w:r w:rsidRPr="004047FC">
        <w:rPr>
          <w:rFonts w:hint="eastAsia"/>
        </w:rPr>
        <w:t>团队在</w:t>
      </w:r>
      <w:r w:rsidRPr="004047FC">
        <w:rPr>
          <w:rFonts w:hint="eastAsia"/>
        </w:rPr>
        <w:t>2013</w:t>
      </w:r>
      <w:r w:rsidRPr="004047FC">
        <w:rPr>
          <w:rFonts w:hint="eastAsia"/>
        </w:rPr>
        <w:t>年开始研发、</w:t>
      </w:r>
      <w:r w:rsidRPr="004047FC">
        <w:rPr>
          <w:rFonts w:hint="eastAsia"/>
        </w:rPr>
        <w:t>2014</w:t>
      </w:r>
      <w:r w:rsidRPr="004047FC">
        <w:rPr>
          <w:rFonts w:hint="eastAsia"/>
        </w:rPr>
        <w:t>年</w:t>
      </w:r>
      <w:r w:rsidRPr="004047FC">
        <w:rPr>
          <w:rFonts w:hint="eastAsia"/>
        </w:rPr>
        <w:t>4</w:t>
      </w:r>
      <w:r w:rsidRPr="004047FC">
        <w:rPr>
          <w:rFonts w:hint="eastAsia"/>
        </w:rPr>
        <w:t>月发布第一个版本的全新开源的轻量级框架。它基于</w:t>
      </w:r>
      <w:r w:rsidRPr="004047FC">
        <w:rPr>
          <w:rFonts w:hint="eastAsia"/>
        </w:rPr>
        <w:t>Spring4.0</w:t>
      </w:r>
      <w:r w:rsidRPr="004047FC">
        <w:rPr>
          <w:rFonts w:hint="eastAsia"/>
        </w:rPr>
        <w:t>设计，不仅继承了</w:t>
      </w:r>
      <w:r w:rsidRPr="004047FC">
        <w:rPr>
          <w:rFonts w:hint="eastAsia"/>
        </w:rPr>
        <w:t>Spring</w:t>
      </w:r>
      <w:r w:rsidRPr="004047FC">
        <w:rPr>
          <w:rFonts w:hint="eastAsia"/>
        </w:rPr>
        <w:t>框架原有的优秀特性，而且还通过简化配置来进一步简化了</w:t>
      </w:r>
      <w:r w:rsidRPr="004047FC">
        <w:rPr>
          <w:rFonts w:hint="eastAsia"/>
        </w:rPr>
        <w:t>Spring</w:t>
      </w:r>
      <w:r w:rsidRPr="004047FC">
        <w:rPr>
          <w:rFonts w:hint="eastAsia"/>
        </w:rPr>
        <w:t>应用的整个搭建和开发过程。另外</w:t>
      </w:r>
      <w:r w:rsidRPr="004047FC">
        <w:rPr>
          <w:rFonts w:hint="eastAsia"/>
        </w:rPr>
        <w:t>Spring Boot</w:t>
      </w:r>
      <w:r w:rsidRPr="004047FC">
        <w:rPr>
          <w:rFonts w:hint="eastAsia"/>
        </w:rPr>
        <w:t>通过集成大量的框架使得依赖包的版本冲突，以及引用的不稳定性等问题得到了很好地解决。</w:t>
      </w:r>
      <w:r w:rsidRPr="004047FC">
        <w:rPr>
          <w:rFonts w:hint="eastAsia"/>
        </w:rPr>
        <w:t>Spring Boot</w:t>
      </w:r>
      <w:r w:rsidRPr="004047FC">
        <w:rPr>
          <w:rFonts w:hint="eastAsia"/>
        </w:rPr>
        <w:t>所具备的特征有：</w:t>
      </w:r>
    </w:p>
    <w:p w14:paraId="3AF490A4" w14:textId="77777777" w:rsidR="0047503A" w:rsidRPr="004047FC" w:rsidRDefault="004047FC">
      <w:pPr>
        <w:pStyle w:val="a7"/>
        <w:numPr>
          <w:ilvl w:val="0"/>
          <w:numId w:val="5"/>
        </w:numPr>
        <w:ind w:firstLineChars="0"/>
      </w:pPr>
      <w:r w:rsidRPr="004047FC">
        <w:rPr>
          <w:rFonts w:hint="eastAsia"/>
        </w:rPr>
        <w:t>可以创建独立的</w:t>
      </w:r>
      <w:r w:rsidRPr="004047FC">
        <w:rPr>
          <w:rFonts w:hint="eastAsia"/>
        </w:rPr>
        <w:t>Spring</w:t>
      </w:r>
      <w:r w:rsidRPr="004047FC">
        <w:rPr>
          <w:rFonts w:hint="eastAsia"/>
        </w:rPr>
        <w:t>应用程序，并且基于其</w:t>
      </w:r>
      <w:r w:rsidRPr="004047FC">
        <w:rPr>
          <w:rFonts w:hint="eastAsia"/>
        </w:rPr>
        <w:t>Maven</w:t>
      </w:r>
      <w:r w:rsidRPr="004047FC">
        <w:rPr>
          <w:rFonts w:hint="eastAsia"/>
        </w:rPr>
        <w:t>或</w:t>
      </w:r>
      <w:r w:rsidRPr="004047FC">
        <w:rPr>
          <w:rFonts w:hint="eastAsia"/>
        </w:rPr>
        <w:t>Gradle</w:t>
      </w:r>
      <w:r w:rsidRPr="004047FC">
        <w:rPr>
          <w:rFonts w:hint="eastAsia"/>
        </w:rPr>
        <w:t>插件，可以创建可执行的</w:t>
      </w:r>
      <w:r w:rsidRPr="004047FC">
        <w:rPr>
          <w:rFonts w:hint="eastAsia"/>
        </w:rPr>
        <w:t>JARs</w:t>
      </w:r>
      <w:r w:rsidRPr="004047FC">
        <w:rPr>
          <w:rFonts w:hint="eastAsia"/>
        </w:rPr>
        <w:t>和</w:t>
      </w:r>
      <w:r w:rsidRPr="004047FC">
        <w:rPr>
          <w:rFonts w:hint="eastAsia"/>
        </w:rPr>
        <w:t>WARs</w:t>
      </w:r>
      <w:r w:rsidRPr="004047FC">
        <w:rPr>
          <w:rFonts w:hint="eastAsia"/>
        </w:rPr>
        <w:t>。</w:t>
      </w:r>
    </w:p>
    <w:p w14:paraId="535DBE3E" w14:textId="77777777" w:rsidR="0047503A" w:rsidRPr="004047FC" w:rsidRDefault="004047FC">
      <w:pPr>
        <w:pStyle w:val="a7"/>
        <w:numPr>
          <w:ilvl w:val="0"/>
          <w:numId w:val="5"/>
        </w:numPr>
        <w:ind w:firstLineChars="0"/>
      </w:pPr>
      <w:r w:rsidRPr="004047FC">
        <w:rPr>
          <w:rFonts w:hint="eastAsia"/>
        </w:rPr>
        <w:t>内嵌</w:t>
      </w:r>
      <w:r w:rsidRPr="004047FC">
        <w:rPr>
          <w:rFonts w:hint="eastAsia"/>
        </w:rPr>
        <w:t>Tomcat</w:t>
      </w:r>
      <w:r w:rsidRPr="004047FC">
        <w:rPr>
          <w:rFonts w:hint="eastAsia"/>
        </w:rPr>
        <w:t>或</w:t>
      </w:r>
      <w:r w:rsidRPr="004047FC">
        <w:rPr>
          <w:rFonts w:hint="eastAsia"/>
        </w:rPr>
        <w:t>Jetty</w:t>
      </w:r>
      <w:r w:rsidRPr="004047FC">
        <w:rPr>
          <w:rFonts w:hint="eastAsia"/>
        </w:rPr>
        <w:t>等</w:t>
      </w:r>
      <w:r w:rsidRPr="004047FC">
        <w:rPr>
          <w:rFonts w:hint="eastAsia"/>
        </w:rPr>
        <w:t>Servlet</w:t>
      </w:r>
      <w:r w:rsidRPr="004047FC">
        <w:rPr>
          <w:rFonts w:hint="eastAsia"/>
        </w:rPr>
        <w:t>容器。</w:t>
      </w:r>
    </w:p>
    <w:p w14:paraId="4E58221F" w14:textId="711C8916" w:rsidR="0047503A" w:rsidRPr="004047FC" w:rsidRDefault="004047FC">
      <w:pPr>
        <w:pStyle w:val="a7"/>
        <w:numPr>
          <w:ilvl w:val="0"/>
          <w:numId w:val="5"/>
        </w:numPr>
        <w:ind w:firstLineChars="0"/>
      </w:pPr>
      <w:r w:rsidRPr="004047FC">
        <w:rPr>
          <w:rFonts w:hint="eastAsia"/>
        </w:rPr>
        <w:t>提供自动配置的“</w:t>
      </w:r>
      <w:r w:rsidRPr="004047FC">
        <w:rPr>
          <w:rFonts w:hint="eastAsia"/>
        </w:rPr>
        <w:t>starter</w:t>
      </w:r>
      <w:r w:rsidRPr="004047FC">
        <w:rPr>
          <w:rFonts w:hint="eastAsia"/>
        </w:rPr>
        <w:t>”项目对象模型（</w:t>
      </w:r>
      <w:r w:rsidRPr="004047FC">
        <w:rPr>
          <w:rFonts w:hint="eastAsia"/>
        </w:rPr>
        <w:t>POMS</w:t>
      </w:r>
      <w:r w:rsidRPr="004047FC">
        <w:rPr>
          <w:rFonts w:hint="eastAsia"/>
        </w:rPr>
        <w:t>）以简化</w:t>
      </w:r>
      <w:r w:rsidRPr="004047FC">
        <w:rPr>
          <w:rFonts w:hint="eastAsia"/>
        </w:rPr>
        <w:t>Maven</w:t>
      </w:r>
      <w:r w:rsidRPr="004047FC">
        <w:rPr>
          <w:rFonts w:hint="eastAsia"/>
        </w:rPr>
        <w:t>配置。</w:t>
      </w:r>
    </w:p>
    <w:p w14:paraId="2621D1AF" w14:textId="77777777" w:rsidR="0047503A" w:rsidRPr="004047FC" w:rsidRDefault="004047FC">
      <w:pPr>
        <w:pStyle w:val="a7"/>
        <w:numPr>
          <w:ilvl w:val="0"/>
          <w:numId w:val="5"/>
        </w:numPr>
        <w:ind w:firstLineChars="0"/>
      </w:pPr>
      <w:r w:rsidRPr="004047FC">
        <w:rPr>
          <w:rFonts w:hint="eastAsia"/>
        </w:rPr>
        <w:t>尽可能自动配置</w:t>
      </w:r>
      <w:r w:rsidRPr="004047FC">
        <w:rPr>
          <w:rFonts w:hint="eastAsia"/>
        </w:rPr>
        <w:t>Spring</w:t>
      </w:r>
      <w:r w:rsidRPr="004047FC">
        <w:rPr>
          <w:rFonts w:hint="eastAsia"/>
        </w:rPr>
        <w:t>容器。</w:t>
      </w:r>
    </w:p>
    <w:p w14:paraId="7A75F8EB" w14:textId="77777777" w:rsidR="0047503A" w:rsidRPr="004047FC" w:rsidRDefault="004047FC">
      <w:pPr>
        <w:pStyle w:val="a7"/>
        <w:numPr>
          <w:ilvl w:val="0"/>
          <w:numId w:val="5"/>
        </w:numPr>
        <w:ind w:firstLineChars="0"/>
      </w:pPr>
      <w:r w:rsidRPr="004047FC">
        <w:rPr>
          <w:rFonts w:hint="eastAsia"/>
        </w:rPr>
        <w:lastRenderedPageBreak/>
        <w:t>提供准备好的特性，如指标、健康检查和外部化配置。</w:t>
      </w:r>
    </w:p>
    <w:p w14:paraId="1ADB411D" w14:textId="77777777" w:rsidR="0047503A" w:rsidRPr="004047FC" w:rsidRDefault="004047FC">
      <w:pPr>
        <w:pStyle w:val="a7"/>
        <w:numPr>
          <w:ilvl w:val="0"/>
          <w:numId w:val="5"/>
        </w:numPr>
        <w:ind w:firstLineChars="0"/>
      </w:pPr>
      <w:r w:rsidRPr="004047FC">
        <w:rPr>
          <w:rFonts w:hint="eastAsia"/>
        </w:rPr>
        <w:t>绝对没有代码生成，不需要</w:t>
      </w:r>
      <w:r w:rsidRPr="004047FC">
        <w:rPr>
          <w:rFonts w:hint="eastAsia"/>
        </w:rPr>
        <w:t>XML</w:t>
      </w:r>
      <w:r w:rsidRPr="004047FC">
        <w:rPr>
          <w:rFonts w:hint="eastAsia"/>
        </w:rPr>
        <w:t>配置。</w:t>
      </w:r>
    </w:p>
    <w:p w14:paraId="685DC52F" w14:textId="77777777" w:rsidR="0047503A" w:rsidRPr="004047FC" w:rsidRDefault="004047FC">
      <w:pPr>
        <w:ind w:firstLine="420"/>
      </w:pPr>
      <w:r w:rsidRPr="004047FC">
        <w:rPr>
          <w:rFonts w:hint="eastAsia"/>
        </w:rPr>
        <w:t>Spring Boot</w:t>
      </w:r>
      <w:r w:rsidRPr="004047FC">
        <w:rPr>
          <w:rFonts w:hint="eastAsia"/>
        </w:rPr>
        <w:t>框架中还有两个非常重要的策略：开箱即用和约定优于配置。开箱即用，是指在开发过程中，通过在</w:t>
      </w:r>
      <w:r w:rsidRPr="004047FC">
        <w:rPr>
          <w:rFonts w:hint="eastAsia"/>
        </w:rPr>
        <w:t>MAVEN</w:t>
      </w:r>
      <w:r w:rsidRPr="004047FC">
        <w:rPr>
          <w:rFonts w:hint="eastAsia"/>
        </w:rPr>
        <w:t>项目的</w:t>
      </w:r>
      <w:r w:rsidRPr="004047FC">
        <w:rPr>
          <w:rFonts w:hint="eastAsia"/>
        </w:rPr>
        <w:t>pom</w:t>
      </w:r>
      <w:r w:rsidRPr="004047FC">
        <w:rPr>
          <w:rFonts w:hint="eastAsia"/>
        </w:rPr>
        <w:t>文件中添加相关依赖包，然后使用对应注解来代替繁琐的</w:t>
      </w:r>
      <w:r w:rsidRPr="004047FC">
        <w:rPr>
          <w:rFonts w:hint="eastAsia"/>
        </w:rPr>
        <w:t>XML</w:t>
      </w:r>
      <w:r w:rsidRPr="004047FC">
        <w:rPr>
          <w:rFonts w:hint="eastAsia"/>
        </w:rPr>
        <w:t>配置文件以管理对象的生命周期。这个特点使得开发人员摆脱了复杂的配置工作以及依赖的管理工作，更加专注于业务逻辑。约定优于配置，</w:t>
      </w:r>
      <w:r w:rsidRPr="004047FC">
        <w:rPr>
          <w:rFonts w:hint="eastAsia"/>
        </w:rPr>
        <w:t>Convention over configuration</w:t>
      </w:r>
      <w:r w:rsidRPr="004047FC">
        <w:rPr>
          <w:rFonts w:hint="eastAsia"/>
        </w:rPr>
        <w:t>，是一种由</w:t>
      </w:r>
      <w:r w:rsidRPr="004047FC">
        <w:rPr>
          <w:rFonts w:hint="eastAsia"/>
        </w:rPr>
        <w:t>Spring Boot</w:t>
      </w:r>
      <w:r w:rsidRPr="004047FC">
        <w:rPr>
          <w:rFonts w:hint="eastAsia"/>
        </w:rPr>
        <w:t>本身来配置目标结构，由开发者在结构中添加信息的软件设计范式。这一特点虽降低了部分灵活性，增加了</w:t>
      </w:r>
      <w:r w:rsidRPr="004047FC">
        <w:rPr>
          <w:rFonts w:hint="eastAsia"/>
        </w:rPr>
        <w:t>BUG</w:t>
      </w:r>
      <w:r w:rsidRPr="004047FC">
        <w:rPr>
          <w:rFonts w:hint="eastAsia"/>
        </w:rPr>
        <w:t>定位的复杂性，但减少了开发人员需要做出决策的数量，同时减少了大量的</w:t>
      </w:r>
      <w:r w:rsidRPr="004047FC">
        <w:rPr>
          <w:rFonts w:hint="eastAsia"/>
        </w:rPr>
        <w:t>XML</w:t>
      </w:r>
      <w:r w:rsidRPr="004047FC">
        <w:rPr>
          <w:rFonts w:hint="eastAsia"/>
        </w:rPr>
        <w:t>配置，并且可以将代码编译、测试和打包等工作自动化。</w:t>
      </w:r>
    </w:p>
    <w:p w14:paraId="70627922" w14:textId="117B360F" w:rsidR="0047503A" w:rsidRPr="004047FC" w:rsidRDefault="004047FC">
      <w:pPr>
        <w:ind w:firstLine="420"/>
      </w:pPr>
      <w:commentRangeStart w:id="42"/>
      <w:r w:rsidRPr="004047FC">
        <w:rPr>
          <w:rFonts w:hint="eastAsia"/>
        </w:rPr>
        <w:t>（</w:t>
      </w:r>
      <w:r w:rsidRPr="004047FC">
        <w:rPr>
          <w:rFonts w:hint="eastAsia"/>
        </w:rPr>
        <w:t>3</w:t>
      </w:r>
      <w:r w:rsidRPr="004047FC">
        <w:rPr>
          <w:rFonts w:hint="eastAsia"/>
        </w:rPr>
        <w:t>）</w:t>
      </w:r>
      <w:r w:rsidRPr="004047FC">
        <w:rPr>
          <w:rFonts w:hint="eastAsia"/>
        </w:rPr>
        <w:t>MySQL</w:t>
      </w:r>
      <w:r w:rsidRPr="004047FC">
        <w:rPr>
          <w:rFonts w:hint="eastAsia"/>
        </w:rPr>
        <w:t>。</w:t>
      </w:r>
      <w:r w:rsidRPr="004047FC">
        <w:rPr>
          <w:rFonts w:hint="eastAsia"/>
        </w:rPr>
        <w:t>MySQL</w:t>
      </w:r>
      <w:r w:rsidRPr="004047FC">
        <w:rPr>
          <w:rFonts w:hint="eastAsia"/>
        </w:rPr>
        <w:t>是一种开放源代码的关系型数据库管理系统（</w:t>
      </w:r>
      <w:r w:rsidRPr="004047FC">
        <w:rPr>
          <w:rFonts w:hint="eastAsia"/>
        </w:rPr>
        <w:t>RDBMS</w:t>
      </w:r>
      <w:r w:rsidRPr="004047FC">
        <w:rPr>
          <w:rFonts w:hint="eastAsia"/>
        </w:rPr>
        <w:t>），使用最常用的数据库管理语言</w:t>
      </w:r>
      <w:r w:rsidRPr="004047FC">
        <w:rPr>
          <w:rFonts w:hint="eastAsia"/>
        </w:rPr>
        <w:t>--</w:t>
      </w:r>
      <w:r w:rsidRPr="004047FC">
        <w:rPr>
          <w:rFonts w:hint="eastAsia"/>
        </w:rPr>
        <w:t>结构化查询语言（</w:t>
      </w:r>
      <w:r w:rsidRPr="004047FC">
        <w:rPr>
          <w:rFonts w:hint="eastAsia"/>
        </w:rPr>
        <w:t>SQL</w:t>
      </w:r>
      <w:r w:rsidRPr="004047FC">
        <w:rPr>
          <w:rFonts w:hint="eastAsia"/>
        </w:rPr>
        <w:t>）进行数据库管理。</w:t>
      </w:r>
      <w:commentRangeEnd w:id="42"/>
      <w:r w:rsidR="00D86CDC">
        <w:rPr>
          <w:rStyle w:val="a8"/>
        </w:rPr>
        <w:commentReference w:id="42"/>
      </w:r>
    </w:p>
    <w:p w14:paraId="0CCDFE1F" w14:textId="5608890A" w:rsidR="0047503A" w:rsidRPr="004047FC" w:rsidRDefault="004047FC">
      <w:pPr>
        <w:ind w:firstLine="420"/>
      </w:pPr>
      <w:r w:rsidRPr="004047FC">
        <w:rPr>
          <w:rFonts w:hint="eastAsia"/>
        </w:rPr>
        <w:t>（</w:t>
      </w:r>
      <w:r w:rsidRPr="004047FC">
        <w:rPr>
          <w:rFonts w:hint="eastAsia"/>
        </w:rPr>
        <w:t>4</w:t>
      </w:r>
      <w:r w:rsidRPr="004047FC">
        <w:rPr>
          <w:rFonts w:hint="eastAsia"/>
        </w:rPr>
        <w:t>）</w:t>
      </w:r>
      <w:r w:rsidRPr="004047FC">
        <w:rPr>
          <w:rFonts w:hint="eastAsia"/>
        </w:rPr>
        <w:t>Mybatis</w:t>
      </w:r>
      <w:r w:rsidRPr="004047FC">
        <w:rPr>
          <w:rFonts w:hint="eastAsia"/>
        </w:rPr>
        <w:t>。</w:t>
      </w:r>
      <w:r w:rsidRPr="004047FC">
        <w:rPr>
          <w:rFonts w:hint="eastAsia"/>
        </w:rPr>
        <w:t xml:space="preserve">MyBatis </w:t>
      </w:r>
      <w:r w:rsidRPr="004047FC">
        <w:rPr>
          <w:rFonts w:hint="eastAsia"/>
        </w:rPr>
        <w:t>是一款优秀的持久层框架，它支持自定义</w:t>
      </w:r>
      <w:r w:rsidRPr="004047FC">
        <w:rPr>
          <w:rFonts w:hint="eastAsia"/>
        </w:rPr>
        <w:t xml:space="preserve"> SQL</w:t>
      </w:r>
      <w:r w:rsidRPr="004047FC">
        <w:rPr>
          <w:rFonts w:hint="eastAsia"/>
        </w:rPr>
        <w:t>、存储过程以及高级映射。</w:t>
      </w:r>
      <w:r w:rsidRPr="004047FC">
        <w:rPr>
          <w:rFonts w:hint="eastAsia"/>
        </w:rPr>
        <w:t xml:space="preserve">MyBatis </w:t>
      </w:r>
      <w:r w:rsidRPr="004047FC">
        <w:rPr>
          <w:rFonts w:hint="eastAsia"/>
        </w:rPr>
        <w:t>免除了几乎所有的</w:t>
      </w:r>
      <w:r w:rsidRPr="004047FC">
        <w:rPr>
          <w:rFonts w:hint="eastAsia"/>
        </w:rPr>
        <w:t xml:space="preserve"> JDBC </w:t>
      </w:r>
      <w:r w:rsidRPr="004047FC">
        <w:rPr>
          <w:rFonts w:hint="eastAsia"/>
        </w:rPr>
        <w:t>代码以及设置参数和获取结果集的工作。</w:t>
      </w:r>
      <w:r w:rsidRPr="004047FC">
        <w:rPr>
          <w:rFonts w:hint="eastAsia"/>
        </w:rPr>
        <w:t xml:space="preserve">MyBatis </w:t>
      </w:r>
      <w:r w:rsidRPr="004047FC">
        <w:rPr>
          <w:rFonts w:hint="eastAsia"/>
        </w:rPr>
        <w:t>可以通过简单的</w:t>
      </w:r>
      <w:r w:rsidRPr="004047FC">
        <w:rPr>
          <w:rFonts w:hint="eastAsia"/>
        </w:rPr>
        <w:t xml:space="preserve"> XML </w:t>
      </w:r>
      <w:r w:rsidRPr="004047FC">
        <w:rPr>
          <w:rFonts w:hint="eastAsia"/>
        </w:rPr>
        <w:t>或注解来配置和映射原始类型、接口和</w:t>
      </w:r>
      <w:r w:rsidRPr="004047FC">
        <w:rPr>
          <w:rFonts w:hint="eastAsia"/>
        </w:rPr>
        <w:t xml:space="preserve"> Java POJO</w:t>
      </w:r>
      <w:r w:rsidRPr="004047FC">
        <w:rPr>
          <w:rFonts w:hint="eastAsia"/>
        </w:rPr>
        <w:t>（</w:t>
      </w:r>
      <w:r w:rsidRPr="004047FC">
        <w:rPr>
          <w:rFonts w:hint="eastAsia"/>
        </w:rPr>
        <w:t>Plain Old Java Objects</w:t>
      </w:r>
      <w:r w:rsidRPr="004047FC">
        <w:rPr>
          <w:rFonts w:hint="eastAsia"/>
        </w:rPr>
        <w:t>，普通老式</w:t>
      </w:r>
      <w:r w:rsidRPr="004047FC">
        <w:rPr>
          <w:rFonts w:hint="eastAsia"/>
        </w:rPr>
        <w:t xml:space="preserve"> Java </w:t>
      </w:r>
      <w:r w:rsidRPr="004047FC">
        <w:rPr>
          <w:rFonts w:hint="eastAsia"/>
        </w:rPr>
        <w:t>对象）为数据库中的记录。</w:t>
      </w:r>
    </w:p>
    <w:p w14:paraId="559AACF9" w14:textId="234C83A5" w:rsidR="0047503A" w:rsidRPr="004047FC" w:rsidRDefault="004047FC">
      <w:pPr>
        <w:ind w:firstLine="420"/>
      </w:pPr>
      <w:r w:rsidRPr="004047FC">
        <w:rPr>
          <w:rFonts w:hint="eastAsia"/>
        </w:rPr>
        <w:t xml:space="preserve">MyBatis </w:t>
      </w:r>
      <w:r w:rsidRPr="004047FC">
        <w:rPr>
          <w:rFonts w:hint="eastAsia"/>
        </w:rPr>
        <w:t>本是</w:t>
      </w:r>
      <w:r w:rsidRPr="004047FC">
        <w:rPr>
          <w:rFonts w:hint="eastAsia"/>
        </w:rPr>
        <w:t>apache</w:t>
      </w:r>
      <w:r w:rsidRPr="004047FC">
        <w:rPr>
          <w:rFonts w:hint="eastAsia"/>
        </w:rPr>
        <w:t>的一个开源项目</w:t>
      </w:r>
      <w:r w:rsidRPr="004047FC">
        <w:rPr>
          <w:rFonts w:hint="eastAsia"/>
        </w:rPr>
        <w:t>iBatis</w:t>
      </w:r>
      <w:r w:rsidRPr="004047FC">
        <w:rPr>
          <w:rFonts w:hint="eastAsia"/>
        </w:rPr>
        <w:t>，</w:t>
      </w:r>
      <w:r w:rsidRPr="004047FC">
        <w:rPr>
          <w:rFonts w:hint="eastAsia"/>
        </w:rPr>
        <w:t xml:space="preserve"> 2010</w:t>
      </w:r>
      <w:r w:rsidRPr="004047FC">
        <w:rPr>
          <w:rFonts w:hint="eastAsia"/>
        </w:rPr>
        <w:t>年这个项目由</w:t>
      </w:r>
      <w:r w:rsidRPr="004047FC">
        <w:rPr>
          <w:rFonts w:hint="eastAsia"/>
        </w:rPr>
        <w:t xml:space="preserve">apache software foundation </w:t>
      </w:r>
      <w:r w:rsidRPr="004047FC">
        <w:rPr>
          <w:rFonts w:hint="eastAsia"/>
        </w:rPr>
        <w:t>迁移到了</w:t>
      </w:r>
      <w:r w:rsidRPr="004047FC">
        <w:rPr>
          <w:rFonts w:hint="eastAsia"/>
        </w:rPr>
        <w:t>google code</w:t>
      </w:r>
      <w:r w:rsidRPr="004047FC">
        <w:rPr>
          <w:rFonts w:hint="eastAsia"/>
        </w:rPr>
        <w:t>，并且改名为</w:t>
      </w:r>
      <w:r w:rsidRPr="004047FC">
        <w:rPr>
          <w:rFonts w:hint="eastAsia"/>
        </w:rPr>
        <w:t xml:space="preserve">MyBatis </w:t>
      </w:r>
      <w:r w:rsidRPr="004047FC">
        <w:rPr>
          <w:rFonts w:hint="eastAsia"/>
        </w:rPr>
        <w:t>。</w:t>
      </w:r>
      <w:r w:rsidRPr="004047FC">
        <w:rPr>
          <w:rFonts w:hint="eastAsia"/>
        </w:rPr>
        <w:t>2013</w:t>
      </w:r>
      <w:r w:rsidRPr="004047FC">
        <w:rPr>
          <w:rFonts w:hint="eastAsia"/>
        </w:rPr>
        <w:t>年</w:t>
      </w:r>
      <w:r w:rsidRPr="004047FC">
        <w:rPr>
          <w:rFonts w:hint="eastAsia"/>
        </w:rPr>
        <w:t>11</w:t>
      </w:r>
      <w:r w:rsidRPr="004047FC">
        <w:rPr>
          <w:rFonts w:hint="eastAsia"/>
        </w:rPr>
        <w:t>月迁移到</w:t>
      </w:r>
      <w:r w:rsidRPr="004047FC">
        <w:rPr>
          <w:rFonts w:hint="eastAsia"/>
        </w:rPr>
        <w:t>Github</w:t>
      </w:r>
      <w:r w:rsidRPr="004047FC">
        <w:rPr>
          <w:rFonts w:hint="eastAsia"/>
        </w:rPr>
        <w:t>。</w:t>
      </w:r>
      <w:r w:rsidRPr="004047FC">
        <w:rPr>
          <w:rFonts w:hint="eastAsia"/>
        </w:rPr>
        <w:t>iBATIS</w:t>
      </w:r>
      <w:r w:rsidRPr="004047FC">
        <w:rPr>
          <w:rFonts w:hint="eastAsia"/>
        </w:rPr>
        <w:t>一词来源于“</w:t>
      </w:r>
      <w:r w:rsidRPr="004047FC">
        <w:rPr>
          <w:rFonts w:hint="eastAsia"/>
        </w:rPr>
        <w:t>internet</w:t>
      </w:r>
      <w:r w:rsidRPr="004047FC">
        <w:rPr>
          <w:rFonts w:hint="eastAsia"/>
        </w:rPr>
        <w:t>”和“</w:t>
      </w:r>
      <w:r w:rsidRPr="004047FC">
        <w:rPr>
          <w:rFonts w:hint="eastAsia"/>
        </w:rPr>
        <w:t>abatis</w:t>
      </w:r>
      <w:r w:rsidRPr="004047FC">
        <w:rPr>
          <w:rFonts w:hint="eastAsia"/>
        </w:rPr>
        <w:t>”的组合，是一个基于</w:t>
      </w:r>
      <w:r w:rsidRPr="004047FC">
        <w:rPr>
          <w:rFonts w:hint="eastAsia"/>
        </w:rPr>
        <w:t>Java</w:t>
      </w:r>
      <w:r w:rsidRPr="004047FC">
        <w:rPr>
          <w:rFonts w:hint="eastAsia"/>
        </w:rPr>
        <w:t>的持久层框架。</w:t>
      </w:r>
      <w:r w:rsidRPr="004047FC">
        <w:rPr>
          <w:rFonts w:hint="eastAsia"/>
        </w:rPr>
        <w:t>iBATIS</w:t>
      </w:r>
      <w:r w:rsidRPr="004047FC">
        <w:rPr>
          <w:rFonts w:hint="eastAsia"/>
        </w:rPr>
        <w:t>提供的持久层框架包括</w:t>
      </w:r>
      <w:r w:rsidRPr="004047FC">
        <w:rPr>
          <w:rFonts w:hint="eastAsia"/>
        </w:rPr>
        <w:t>SQL Maps</w:t>
      </w:r>
      <w:r w:rsidRPr="004047FC">
        <w:rPr>
          <w:rFonts w:hint="eastAsia"/>
        </w:rPr>
        <w:t>和</w:t>
      </w:r>
      <w:r w:rsidRPr="004047FC">
        <w:rPr>
          <w:rFonts w:hint="eastAsia"/>
        </w:rPr>
        <w:t>Data Access Objects</w:t>
      </w:r>
      <w:r w:rsidRPr="004047FC">
        <w:rPr>
          <w:rFonts w:hint="eastAsia"/>
        </w:rPr>
        <w:t>（</w:t>
      </w:r>
      <w:r w:rsidRPr="004047FC">
        <w:rPr>
          <w:rFonts w:hint="eastAsia"/>
        </w:rPr>
        <w:t>DAOs</w:t>
      </w:r>
      <w:r w:rsidRPr="004047FC">
        <w:rPr>
          <w:rFonts w:hint="eastAsia"/>
        </w:rPr>
        <w:t>）</w:t>
      </w:r>
    </w:p>
    <w:p w14:paraId="29EAB1C3" w14:textId="77777777" w:rsidR="0047503A" w:rsidRPr="004047FC" w:rsidRDefault="004047FC">
      <w:pPr>
        <w:pStyle w:val="a7"/>
        <w:numPr>
          <w:ilvl w:val="0"/>
          <w:numId w:val="6"/>
        </w:numPr>
        <w:ind w:firstLineChars="0"/>
      </w:pPr>
      <w:r w:rsidRPr="004047FC">
        <w:rPr>
          <w:rFonts w:hint="eastAsia"/>
        </w:rPr>
        <w:t>简单易学：本身就很小且简单。没有任何第三方依赖，最简单安装只要两个</w:t>
      </w:r>
      <w:r w:rsidRPr="004047FC">
        <w:rPr>
          <w:rFonts w:hint="eastAsia"/>
        </w:rPr>
        <w:t>jar</w:t>
      </w:r>
      <w:r w:rsidRPr="004047FC">
        <w:rPr>
          <w:rFonts w:hint="eastAsia"/>
        </w:rPr>
        <w:t>文件</w:t>
      </w:r>
      <w:r w:rsidRPr="004047FC">
        <w:rPr>
          <w:rFonts w:hint="eastAsia"/>
        </w:rPr>
        <w:t>+</w:t>
      </w:r>
      <w:r w:rsidRPr="004047FC">
        <w:rPr>
          <w:rFonts w:hint="eastAsia"/>
        </w:rPr>
        <w:t>配置几个</w:t>
      </w:r>
      <w:r w:rsidRPr="004047FC">
        <w:rPr>
          <w:rFonts w:hint="eastAsia"/>
        </w:rPr>
        <w:t>sql</w:t>
      </w:r>
      <w:r w:rsidRPr="004047FC">
        <w:rPr>
          <w:rFonts w:hint="eastAsia"/>
        </w:rPr>
        <w:t>映射文件易于学习，易于使用，通过文档和源代码，可以比较完全的掌握它的设计思路和实现。</w:t>
      </w:r>
    </w:p>
    <w:p w14:paraId="2BB24F7F" w14:textId="77777777" w:rsidR="0047503A" w:rsidRPr="004047FC" w:rsidRDefault="004047FC">
      <w:pPr>
        <w:pStyle w:val="a7"/>
        <w:numPr>
          <w:ilvl w:val="0"/>
          <w:numId w:val="6"/>
        </w:numPr>
        <w:ind w:firstLineChars="0"/>
      </w:pPr>
      <w:r w:rsidRPr="004047FC">
        <w:rPr>
          <w:rFonts w:hint="eastAsia"/>
        </w:rPr>
        <w:t>灵活：</w:t>
      </w:r>
      <w:r w:rsidRPr="004047FC">
        <w:rPr>
          <w:rFonts w:hint="eastAsia"/>
        </w:rPr>
        <w:t>mybatis</w:t>
      </w:r>
      <w:r w:rsidRPr="004047FC">
        <w:rPr>
          <w:rFonts w:hint="eastAsia"/>
        </w:rPr>
        <w:t>不会对应用程序或者数据库的现有设计强加任何影响。</w:t>
      </w:r>
      <w:r w:rsidRPr="004047FC">
        <w:rPr>
          <w:rFonts w:hint="eastAsia"/>
        </w:rPr>
        <w:t>sql</w:t>
      </w:r>
      <w:r w:rsidRPr="004047FC">
        <w:rPr>
          <w:rFonts w:hint="eastAsia"/>
        </w:rPr>
        <w:t>写在</w:t>
      </w:r>
      <w:r w:rsidRPr="004047FC">
        <w:rPr>
          <w:rFonts w:hint="eastAsia"/>
        </w:rPr>
        <w:t>xml</w:t>
      </w:r>
      <w:r w:rsidRPr="004047FC">
        <w:rPr>
          <w:rFonts w:hint="eastAsia"/>
        </w:rPr>
        <w:t>里，便于统一管理和优化。通过</w:t>
      </w:r>
      <w:r w:rsidRPr="004047FC">
        <w:rPr>
          <w:rFonts w:hint="eastAsia"/>
        </w:rPr>
        <w:t>sql</w:t>
      </w:r>
      <w:r w:rsidRPr="004047FC">
        <w:rPr>
          <w:rFonts w:hint="eastAsia"/>
        </w:rPr>
        <w:t>语句可以满足操作数据库的所有需求。解除</w:t>
      </w:r>
      <w:r w:rsidRPr="004047FC">
        <w:rPr>
          <w:rFonts w:hint="eastAsia"/>
        </w:rPr>
        <w:t>sql</w:t>
      </w:r>
      <w:r w:rsidRPr="004047FC">
        <w:rPr>
          <w:rFonts w:hint="eastAsia"/>
        </w:rPr>
        <w:t>与程序代码的耦合：通过提供</w:t>
      </w:r>
      <w:r w:rsidRPr="004047FC">
        <w:rPr>
          <w:rFonts w:hint="eastAsia"/>
        </w:rPr>
        <w:t>DAO</w:t>
      </w:r>
      <w:r w:rsidRPr="004047FC">
        <w:rPr>
          <w:rFonts w:hint="eastAsia"/>
        </w:rPr>
        <w:t>层，将业务逻辑和数据访问逻辑分离，使系统地设计更清晰，更易维护，更易单元测试。</w:t>
      </w:r>
      <w:r w:rsidRPr="004047FC">
        <w:rPr>
          <w:rFonts w:hint="eastAsia"/>
        </w:rPr>
        <w:t>sql</w:t>
      </w:r>
      <w:r w:rsidRPr="004047FC">
        <w:rPr>
          <w:rFonts w:hint="eastAsia"/>
        </w:rPr>
        <w:t>和代码的分离，提高了可维护性。提供映射标签，支持对象与数据库的</w:t>
      </w:r>
      <w:r w:rsidRPr="004047FC">
        <w:rPr>
          <w:rFonts w:hint="eastAsia"/>
        </w:rPr>
        <w:t>orm</w:t>
      </w:r>
      <w:r w:rsidRPr="004047FC">
        <w:rPr>
          <w:rFonts w:hint="eastAsia"/>
        </w:rPr>
        <w:t>字段关系映射，提供对象关系映射标签，支持对象关系组建维护提供</w:t>
      </w:r>
      <w:r w:rsidRPr="004047FC">
        <w:rPr>
          <w:rFonts w:hint="eastAsia"/>
        </w:rPr>
        <w:t>xml</w:t>
      </w:r>
      <w:r w:rsidRPr="004047FC">
        <w:rPr>
          <w:rFonts w:hint="eastAsia"/>
        </w:rPr>
        <w:t>标签，支持编写动态</w:t>
      </w:r>
      <w:r w:rsidRPr="004047FC">
        <w:rPr>
          <w:rFonts w:hint="eastAsia"/>
        </w:rPr>
        <w:t>sql</w:t>
      </w:r>
      <w:r w:rsidRPr="004047FC">
        <w:rPr>
          <w:rFonts w:hint="eastAsia"/>
        </w:rPr>
        <w:t>。</w:t>
      </w:r>
    </w:p>
    <w:p w14:paraId="72A083D0" w14:textId="5F54ADF2" w:rsidR="0047503A" w:rsidRPr="004047FC" w:rsidRDefault="004047FC">
      <w:pPr>
        <w:ind w:firstLine="420"/>
      </w:pPr>
      <w:r w:rsidRPr="004047FC">
        <w:rPr>
          <w:rFonts w:hint="eastAsia"/>
        </w:rPr>
        <w:t>（</w:t>
      </w:r>
      <w:r w:rsidRPr="004047FC">
        <w:rPr>
          <w:rFonts w:hint="eastAsia"/>
        </w:rPr>
        <w:t>5</w:t>
      </w:r>
      <w:r w:rsidRPr="004047FC">
        <w:rPr>
          <w:rFonts w:hint="eastAsia"/>
        </w:rPr>
        <w:t>）</w:t>
      </w:r>
      <w:r w:rsidRPr="004047FC">
        <w:rPr>
          <w:rFonts w:hint="eastAsia"/>
        </w:rPr>
        <w:t>WebSocket</w:t>
      </w:r>
      <w:r w:rsidRPr="004047FC">
        <w:rPr>
          <w:rFonts w:hint="eastAsia"/>
        </w:rPr>
        <w:t>。</w:t>
      </w:r>
      <w:r w:rsidRPr="004047FC">
        <w:t>WebSocket</w:t>
      </w:r>
      <w:r w:rsidRPr="004047FC">
        <w:t>是一种在单个</w:t>
      </w:r>
      <w:r w:rsidRPr="004047FC">
        <w:t>TCP</w:t>
      </w:r>
      <w:r w:rsidRPr="004047FC">
        <w:t>连接上进行全双工通信的协议。</w:t>
      </w:r>
      <w:r w:rsidRPr="004047FC">
        <w:t>WebSocket</w:t>
      </w:r>
      <w:r w:rsidRPr="004047FC">
        <w:t>通信协议于</w:t>
      </w:r>
      <w:r w:rsidRPr="004047FC">
        <w:t>2011</w:t>
      </w:r>
      <w:r w:rsidRPr="004047FC">
        <w:t>年被</w:t>
      </w:r>
      <w:r w:rsidRPr="004047FC">
        <w:t>IETF</w:t>
      </w:r>
      <w:r w:rsidRPr="004047FC">
        <w:t>定为标准</w:t>
      </w:r>
      <w:r w:rsidRPr="004047FC">
        <w:t>RFC 6455</w:t>
      </w:r>
      <w:r w:rsidRPr="004047FC">
        <w:t>，并由</w:t>
      </w:r>
      <w:r w:rsidRPr="004047FC">
        <w:t>RFC7936</w:t>
      </w:r>
      <w:r w:rsidRPr="004047FC">
        <w:t>补充规范。</w:t>
      </w:r>
      <w:r w:rsidRPr="004047FC">
        <w:t>WebSocket API</w:t>
      </w:r>
      <w:r w:rsidRPr="004047FC">
        <w:t>也被</w:t>
      </w:r>
      <w:r w:rsidRPr="004047FC">
        <w:t>W3C</w:t>
      </w:r>
      <w:r w:rsidRPr="004047FC">
        <w:t>定为标准。</w:t>
      </w:r>
      <w:r w:rsidRPr="004047FC">
        <w:t>WebSocket</w:t>
      </w:r>
      <w:r w:rsidRPr="004047FC">
        <w:t>使得客户端和服务器之间的数据交换变得更加简单，允许服务端主动向客户端推送数据。在</w:t>
      </w:r>
      <w:r w:rsidRPr="004047FC">
        <w:t>WebSocket API</w:t>
      </w:r>
      <w:r w:rsidRPr="004047FC">
        <w:t>中，浏览器和服务器只需要完成一次握手，两者之间就直接可以创建持久性的连接，并进行双向数据传输。很多网站为了实现推送技术，所用的技术都是轮询。轮询是在特定的时间间隔（如每</w:t>
      </w:r>
      <w:r w:rsidRPr="004047FC">
        <w:t>1</w:t>
      </w:r>
      <w:r w:rsidRPr="004047FC">
        <w:t>秒），由浏览器对服务器发出</w:t>
      </w:r>
      <w:r w:rsidRPr="004047FC">
        <w:t>HTTP</w:t>
      </w:r>
      <w:r w:rsidRPr="004047FC">
        <w:t>请求，然后由服务器返回最新的数据给客户端的浏览器。这种传统的模式带来很明显的缺点，即浏览器需要不断</w:t>
      </w:r>
      <w:r w:rsidRPr="004047FC">
        <w:rPr>
          <w:rFonts w:hint="eastAsia"/>
        </w:rPr>
        <w:t>地</w:t>
      </w:r>
      <w:r w:rsidRPr="004047FC">
        <w:t>向服务器发出请求，然而</w:t>
      </w:r>
      <w:r w:rsidRPr="004047FC">
        <w:t>HTTP</w:t>
      </w:r>
      <w:r w:rsidRPr="004047FC">
        <w:t>请求可能包含较长的头部，其中真正有效的数据可能只是很小的一部分，显然这样会浪费很多的带宽等资源。而比较新的技术去做轮询的效果是</w:t>
      </w:r>
      <w:r w:rsidRPr="004047FC">
        <w:t>Comet</w:t>
      </w:r>
      <w:r w:rsidRPr="004047FC">
        <w:t>。这种技术虽然可以双向通信，但依然需要反复发出请求。而且在</w:t>
      </w:r>
      <w:r w:rsidRPr="004047FC">
        <w:t>Comet</w:t>
      </w:r>
      <w:r w:rsidRPr="004047FC">
        <w:t>中，普遍采用的长链接，也会消耗服务器资源。在这种情况下，</w:t>
      </w:r>
      <w:r w:rsidRPr="004047FC">
        <w:t>HTML5</w:t>
      </w:r>
      <w:r w:rsidRPr="004047FC">
        <w:t>定义了</w:t>
      </w:r>
      <w:r w:rsidRPr="004047FC">
        <w:t>WebSocket</w:t>
      </w:r>
      <w:r w:rsidRPr="004047FC">
        <w:t>协议，能更好</w:t>
      </w:r>
      <w:r w:rsidRPr="004047FC">
        <w:rPr>
          <w:rFonts w:hint="eastAsia"/>
        </w:rPr>
        <w:t>地</w:t>
      </w:r>
      <w:r w:rsidRPr="004047FC">
        <w:t>节省服务器资源和带宽，并且能够更实时地进行通讯。较少的控制开销。在连接创建后，服务器和客户端之间交换数据时，用于协议控制的数据包头部相对较小。在不包含扩展的情况下，对于服务器到客户端的内容，此头部大小只有</w:t>
      </w:r>
      <w:r w:rsidRPr="004047FC">
        <w:t>2</w:t>
      </w:r>
      <w:r w:rsidRPr="004047FC">
        <w:t>至</w:t>
      </w:r>
      <w:r w:rsidRPr="004047FC">
        <w:t>10</w:t>
      </w:r>
      <w:r w:rsidRPr="004047FC">
        <w:t>字节（和数据包长度有关）；对于客户端到服务器的内容，此头部还需要加上额外的</w:t>
      </w:r>
      <w:r w:rsidRPr="004047FC">
        <w:t>4</w:t>
      </w:r>
      <w:r w:rsidRPr="004047FC">
        <w:t>字节的掩码。相对于</w:t>
      </w:r>
      <w:r w:rsidRPr="004047FC">
        <w:lastRenderedPageBreak/>
        <w:t>HTTP</w:t>
      </w:r>
      <w:r w:rsidRPr="004047FC">
        <w:t>请求每次都要携带完整的头部，此项开销显著减少了。更强的实时性。由于协议是全双工的，所以服务器可以随时主动给客户端下发数据。相对于</w:t>
      </w:r>
      <w:r w:rsidRPr="004047FC">
        <w:t>HTTP</w:t>
      </w:r>
      <w:r w:rsidRPr="004047FC">
        <w:t>请求需要等待客户端发起请求服务端才能响应，延迟明显更少；即使是和</w:t>
      </w:r>
      <w:r w:rsidRPr="004047FC">
        <w:t>Comet</w:t>
      </w:r>
      <w:r w:rsidRPr="004047FC">
        <w:t>等类似的长轮询比较，其也能在短时间内更多次地传递数据。保持连接状态。与</w:t>
      </w:r>
      <w:r w:rsidRPr="004047FC">
        <w:t>HTTP</w:t>
      </w:r>
      <w:r w:rsidRPr="004047FC">
        <w:t>不同的是，</w:t>
      </w:r>
      <w:r w:rsidRPr="004047FC">
        <w:t>Websocket</w:t>
      </w:r>
      <w:r w:rsidRPr="004047FC">
        <w:t>需要先创建连接，这就使得其成为一种有状态的协议，之后通信时可以省略部分状态信息。而</w:t>
      </w:r>
      <w:r w:rsidRPr="004047FC">
        <w:t>HTTP</w:t>
      </w:r>
      <w:r w:rsidRPr="004047FC">
        <w:t>请求可能需要在每个请求都携带状态信息（如身份认证等）。更好的二进制支持。</w:t>
      </w:r>
      <w:r w:rsidRPr="004047FC">
        <w:t>Websocket</w:t>
      </w:r>
      <w:r w:rsidRPr="004047FC">
        <w:t>定义了二进制帧，相对</w:t>
      </w:r>
      <w:r w:rsidRPr="004047FC">
        <w:t>HTTP</w:t>
      </w:r>
      <w:r w:rsidRPr="004047FC">
        <w:t>，可以更轻松地处理二进制内容。可以支持扩展。</w:t>
      </w:r>
      <w:r w:rsidRPr="004047FC">
        <w:t>Websocket</w:t>
      </w:r>
      <w:r w:rsidRPr="004047FC">
        <w:t>定义了扩展，用户可以扩展协议、实现部分自定义的子协议。如部分浏览器支持压缩等。更好的压缩效果。相对于</w:t>
      </w:r>
      <w:r w:rsidRPr="004047FC">
        <w:t>HTTP</w:t>
      </w:r>
      <w:r w:rsidRPr="004047FC">
        <w:t>压缩，</w:t>
      </w:r>
      <w:r w:rsidRPr="004047FC">
        <w:t>Websocket</w:t>
      </w:r>
      <w:r w:rsidRPr="004047FC">
        <w:t>在适当的扩展支持下，可以沿用之前内容的上下文，在传递类似的数据时，可以显著地提高压缩率。</w:t>
      </w:r>
    </w:p>
    <w:p w14:paraId="12EDCA1C" w14:textId="77777777" w:rsidR="0047503A" w:rsidRPr="004047FC" w:rsidRDefault="004047FC">
      <w:pPr>
        <w:pStyle w:val="2"/>
      </w:pPr>
      <w:bookmarkStart w:id="43" w:name="_Toc6062"/>
      <w:r w:rsidRPr="004047FC">
        <w:rPr>
          <w:rFonts w:hint="eastAsia"/>
        </w:rPr>
        <w:t xml:space="preserve">2.3 </w:t>
      </w:r>
      <w:r w:rsidRPr="004047FC">
        <w:rPr>
          <w:rFonts w:hint="eastAsia"/>
        </w:rPr>
        <w:t>移动端相关技术</w:t>
      </w:r>
      <w:bookmarkEnd w:id="43"/>
    </w:p>
    <w:p w14:paraId="476F5E47" w14:textId="1A2AF781" w:rsidR="0047503A" w:rsidRPr="004047FC" w:rsidRDefault="004047FC">
      <w:pPr>
        <w:ind w:firstLine="420"/>
      </w:pPr>
      <w:del w:id="44" w:author="weifeng" w:date="2021-03-26T20:09:00Z">
        <w:r w:rsidRPr="004047FC" w:rsidDel="00AD738D">
          <w:rPr>
            <w:rFonts w:hint="eastAsia"/>
          </w:rPr>
          <w:delText>（</w:delText>
        </w:r>
        <w:r w:rsidRPr="004047FC" w:rsidDel="00AD738D">
          <w:rPr>
            <w:rFonts w:hint="eastAsia"/>
          </w:rPr>
          <w:delText>1</w:delText>
        </w:r>
        <w:r w:rsidRPr="004047FC" w:rsidDel="00AD738D">
          <w:rPr>
            <w:rFonts w:hint="eastAsia"/>
          </w:rPr>
          <w:delText>）</w:delText>
        </w:r>
      </w:del>
      <w:r w:rsidRPr="004047FC">
        <w:rPr>
          <w:rFonts w:hint="eastAsia"/>
        </w:rPr>
        <w:t>Uniapp</w:t>
      </w:r>
      <w:r w:rsidRPr="004047FC">
        <w:rPr>
          <w:rFonts w:hint="eastAsia"/>
        </w:rPr>
        <w:t>。</w:t>
      </w:r>
      <w:r w:rsidRPr="004047FC">
        <w:rPr>
          <w:rFonts w:hint="eastAsia"/>
        </w:rPr>
        <w:t>U</w:t>
      </w:r>
      <w:r w:rsidRPr="004047FC">
        <w:t xml:space="preserve">niapp </w:t>
      </w:r>
      <w:r w:rsidRPr="004047FC">
        <w:t>是一个使用</w:t>
      </w:r>
      <w:r w:rsidRPr="004047FC">
        <w:t xml:space="preserve"> Vue</w:t>
      </w:r>
      <w:r w:rsidRPr="004047FC">
        <w:rPr>
          <w:rFonts w:hint="eastAsia"/>
        </w:rPr>
        <w:t>.</w:t>
      </w:r>
      <w:r w:rsidRPr="004047FC">
        <w:t xml:space="preserve">js </w:t>
      </w:r>
      <w:r w:rsidRPr="004047FC">
        <w:t>开发所有前端应用的框架，开发者编写一套代码，可发布到</w:t>
      </w:r>
      <w:r w:rsidRPr="004047FC">
        <w:t>iOS</w:t>
      </w:r>
      <w:r w:rsidRPr="004047FC">
        <w:t>、</w:t>
      </w:r>
      <w:r w:rsidRPr="004047FC">
        <w:t>Android</w:t>
      </w:r>
      <w:commentRangeStart w:id="45"/>
      <w:r w:rsidRPr="004047FC">
        <w:t>、</w:t>
      </w:r>
      <w:r w:rsidRPr="004047FC">
        <w:t>Web</w:t>
      </w:r>
      <w:r w:rsidRPr="004047FC">
        <w:t>（响应式）以及各种小程序（微信</w:t>
      </w:r>
      <w:r w:rsidRPr="004047FC">
        <w:t>/</w:t>
      </w:r>
      <w:r w:rsidRPr="004047FC">
        <w:t>支付宝</w:t>
      </w:r>
      <w:r w:rsidRPr="004047FC">
        <w:t>/</w:t>
      </w:r>
      <w:r w:rsidRPr="004047FC">
        <w:t>百度</w:t>
      </w:r>
      <w:r w:rsidRPr="004047FC">
        <w:t>/</w:t>
      </w:r>
      <w:r w:rsidRPr="004047FC">
        <w:t>头条</w:t>
      </w:r>
      <w:r w:rsidRPr="004047FC">
        <w:t>/QQ/</w:t>
      </w:r>
      <w:r w:rsidRPr="004047FC">
        <w:t>钉钉</w:t>
      </w:r>
      <w:r w:rsidRPr="004047FC">
        <w:t>/</w:t>
      </w:r>
      <w:r w:rsidRPr="004047FC">
        <w:t>淘宝）、快应用等多个平台。</w:t>
      </w:r>
      <w:commentRangeEnd w:id="45"/>
      <w:r w:rsidR="00AD738D">
        <w:rPr>
          <w:rStyle w:val="a8"/>
        </w:rPr>
        <w:commentReference w:id="45"/>
      </w:r>
    </w:p>
    <w:p w14:paraId="168095EC" w14:textId="77777777" w:rsidR="0047503A" w:rsidRPr="004047FC" w:rsidRDefault="004047FC">
      <w:pPr>
        <w:pStyle w:val="2"/>
      </w:pPr>
      <w:bookmarkStart w:id="46" w:name="_Toc1981"/>
      <w:r w:rsidRPr="004047FC">
        <w:rPr>
          <w:rFonts w:hint="eastAsia"/>
        </w:rPr>
        <w:t xml:space="preserve">2.4 </w:t>
      </w:r>
      <w:r w:rsidRPr="004047FC">
        <w:rPr>
          <w:rFonts w:hint="eastAsia"/>
        </w:rPr>
        <w:t>流媒体相关技术</w:t>
      </w:r>
      <w:bookmarkEnd w:id="46"/>
    </w:p>
    <w:p w14:paraId="5E044730" w14:textId="77777777" w:rsidR="0047503A" w:rsidRPr="004047FC" w:rsidRDefault="004047FC">
      <w:pPr>
        <w:ind w:firstLine="420"/>
      </w:pPr>
      <w:r w:rsidRPr="004047FC">
        <w:t>流媒体指以流方式在网络中传送音频、视频和多媒体文件的媒体形式。相对于下载后观看的网络播放形式而言，流媒体的典型特征是把连续的音频和视频信息压缩后放到网络服务器上，用户边下载边观看，而不必等待整个文件下载完毕。由于流媒体技术的优越性，该技术广泛应用于视频点播、视频会议、远程教育、远程医疗和在线直播系统中。作为新一代互联网应用的标志，流媒体技术在近几年得到了飞速的发展。</w:t>
      </w:r>
      <w:r w:rsidRPr="004047FC">
        <w:rPr>
          <w:rFonts w:hint="eastAsia"/>
        </w:rPr>
        <w:t>常用流媒体协议如下</w:t>
      </w:r>
    </w:p>
    <w:p w14:paraId="652BEF13" w14:textId="5BE0EB24" w:rsidR="0047503A" w:rsidRPr="004047FC" w:rsidRDefault="004047FC">
      <w:pPr>
        <w:ind w:firstLine="420"/>
      </w:pPr>
      <w:r w:rsidRPr="004047FC">
        <w:rPr>
          <w:rFonts w:hint="eastAsia"/>
        </w:rPr>
        <w:t>（</w:t>
      </w:r>
      <w:r w:rsidRPr="004047FC">
        <w:rPr>
          <w:rFonts w:hint="eastAsia"/>
        </w:rPr>
        <w:t>1</w:t>
      </w:r>
      <w:r w:rsidRPr="004047FC">
        <w:rPr>
          <w:rFonts w:hint="eastAsia"/>
        </w:rPr>
        <w:t>）</w:t>
      </w:r>
      <w:r w:rsidRPr="004047FC">
        <w:rPr>
          <w:rFonts w:hint="eastAsia"/>
        </w:rPr>
        <w:t>RTMP</w:t>
      </w:r>
      <w:r w:rsidRPr="004047FC">
        <w:rPr>
          <w:rFonts w:hint="eastAsia"/>
        </w:rPr>
        <w:t>协议。</w:t>
      </w:r>
      <w:r w:rsidRPr="004047FC">
        <w:t>RTMP</w:t>
      </w:r>
      <w:r w:rsidRPr="004047FC">
        <w:t>是</w:t>
      </w:r>
      <w:r w:rsidRPr="004047FC">
        <w:t>Real Time Messaging Protocol</w:t>
      </w:r>
      <w:r w:rsidRPr="004047FC">
        <w:t>（实时消息传输协议）的首字母缩写。</w:t>
      </w:r>
      <w:r w:rsidRPr="004047FC">
        <w:t>RTMP</w:t>
      </w:r>
      <w:r w:rsidRPr="004047FC">
        <w:rPr>
          <w:rFonts w:hint="eastAsia"/>
        </w:rPr>
        <w:t>（</w:t>
      </w:r>
      <w:r w:rsidRPr="004047FC">
        <w:t>Real Time Messaging Protocol</w:t>
      </w:r>
      <w:r w:rsidRPr="004047FC">
        <w:rPr>
          <w:rFonts w:hint="eastAsia"/>
        </w:rPr>
        <w:t>）</w:t>
      </w:r>
      <w:r w:rsidRPr="004047FC">
        <w:t>实时消息传送协议是</w:t>
      </w:r>
      <w:r w:rsidRPr="004047FC">
        <w:t>Adobe Systems</w:t>
      </w:r>
      <w:r w:rsidRPr="004047FC">
        <w:t>公司为</w:t>
      </w:r>
      <w:r w:rsidRPr="004047FC">
        <w:t>Flash</w:t>
      </w:r>
      <w:r w:rsidRPr="004047FC">
        <w:t>播放器和服务器之间音频、视频和数据传输</w:t>
      </w:r>
      <w:r w:rsidRPr="004047FC">
        <w:t xml:space="preserve"> </w:t>
      </w:r>
      <w:r w:rsidRPr="004047FC">
        <w:t>开发的开放协议。该协议基于</w:t>
      </w:r>
      <w:r w:rsidRPr="004047FC">
        <w:t>TCP</w:t>
      </w:r>
      <w:r w:rsidRPr="004047FC">
        <w:t>，是一个协议族，包括</w:t>
      </w:r>
      <w:r w:rsidRPr="004047FC">
        <w:t>RTMP</w:t>
      </w:r>
      <w:r w:rsidRPr="004047FC">
        <w:t>基本协议及</w:t>
      </w:r>
      <w:r w:rsidRPr="004047FC">
        <w:t>RTMPT/RTMPS/RTMPE</w:t>
      </w:r>
      <w:r w:rsidRPr="004047FC">
        <w:t>等多种变种。</w:t>
      </w:r>
      <w:r w:rsidRPr="004047FC">
        <w:t>RTMP</w:t>
      </w:r>
      <w:r w:rsidRPr="004047FC">
        <w:t>是一种设计用来进行实时数据通信的网络协议，主要用来在</w:t>
      </w:r>
      <w:r w:rsidRPr="004047FC">
        <w:t>Flash/AIR</w:t>
      </w:r>
      <w:r w:rsidRPr="004047FC">
        <w:t>平台和支持</w:t>
      </w:r>
      <w:r w:rsidRPr="004047FC">
        <w:t>RTMP</w:t>
      </w:r>
      <w:r w:rsidRPr="004047FC">
        <w:t>协议的流媒体</w:t>
      </w:r>
      <w:r w:rsidRPr="004047FC">
        <w:t>/</w:t>
      </w:r>
      <w:r w:rsidRPr="004047FC">
        <w:t>交互服务器之间进行音视频和数据通信。支持该协议的软件包括</w:t>
      </w:r>
      <w:r w:rsidRPr="004047FC">
        <w:t>Adobe Media Server/Ultrant Media Server/red5</w:t>
      </w:r>
      <w:r w:rsidRPr="004047FC">
        <w:t>等。</w:t>
      </w:r>
    </w:p>
    <w:p w14:paraId="617FA8A8" w14:textId="2FEA8634" w:rsidR="0047503A" w:rsidRPr="004047FC" w:rsidRDefault="004047FC">
      <w:pPr>
        <w:ind w:firstLine="420"/>
      </w:pPr>
      <w:r w:rsidRPr="004047FC">
        <w:t xml:space="preserve">RTMP </w:t>
      </w:r>
      <w:r w:rsidRPr="004047FC">
        <w:t>是一个古老的协议。</w:t>
      </w:r>
      <w:r w:rsidRPr="004047FC">
        <w:t xml:space="preserve">RMTP </w:t>
      </w:r>
      <w:r w:rsidRPr="004047FC">
        <w:t>最初由</w:t>
      </w:r>
      <w:r w:rsidRPr="004047FC">
        <w:t xml:space="preserve"> Macromedia </w:t>
      </w:r>
      <w:r w:rsidRPr="004047FC">
        <w:t>开发，后被</w:t>
      </w:r>
      <w:r w:rsidRPr="004047FC">
        <w:t xml:space="preserve"> Adobe </w:t>
      </w:r>
      <w:r w:rsidRPr="004047FC">
        <w:t>收购，至今仍被使用。由于</w:t>
      </w:r>
      <w:r w:rsidRPr="004047FC">
        <w:t xml:space="preserve"> RTMP </w:t>
      </w:r>
      <w:r w:rsidRPr="004047FC">
        <w:t>播放视频需要依赖</w:t>
      </w:r>
      <w:r w:rsidRPr="004047FC">
        <w:t xml:space="preserve"> Flash </w:t>
      </w:r>
      <w:r w:rsidRPr="004047FC">
        <w:t>插件。而</w:t>
      </w:r>
      <w:r w:rsidRPr="004047FC">
        <w:t xml:space="preserve"> Flash </w:t>
      </w:r>
      <w:r w:rsidRPr="004047FC">
        <w:t>插件多年来一直受安全问题困扰，正在被迅速淘汰。因此，目前</w:t>
      </w:r>
      <w:r w:rsidRPr="004047FC">
        <w:t xml:space="preserve"> RTMP </w:t>
      </w:r>
      <w:r w:rsidRPr="004047FC">
        <w:t>主要用于提取</w:t>
      </w:r>
      <w:r w:rsidRPr="004047FC">
        <w:t xml:space="preserve"> stream</w:t>
      </w:r>
      <w:r w:rsidRPr="004047FC">
        <w:t>。也就是，当设置解编码器将视频发送到托管平台时，视频将使用</w:t>
      </w:r>
      <w:r w:rsidRPr="004047FC">
        <w:t xml:space="preserve"> RTMP </w:t>
      </w:r>
      <w:r w:rsidRPr="004047FC">
        <w:t>协议发送到</w:t>
      </w:r>
      <w:r w:rsidRPr="004047FC">
        <w:t xml:space="preserve"> CDN</w:t>
      </w:r>
      <w:r w:rsidRPr="004047FC">
        <w:t>，随后使用另一种协议（通常是</w:t>
      </w:r>
      <w:r w:rsidRPr="004047FC">
        <w:t>HLS</w:t>
      </w:r>
      <w:r w:rsidRPr="004047FC">
        <w:t>）传递给播放器。</w:t>
      </w:r>
      <w:r w:rsidRPr="004047FC">
        <w:t xml:space="preserve">RTMP </w:t>
      </w:r>
      <w:r w:rsidRPr="004047FC">
        <w:t>协议延迟非常低，但由于需要</w:t>
      </w:r>
      <w:r w:rsidRPr="004047FC">
        <w:t xml:space="preserve"> Flash </w:t>
      </w:r>
      <w:r w:rsidRPr="004047FC">
        <w:t>插件，不建议使用该协议，但流提取是例外。在流提取方便，</w:t>
      </w:r>
      <w:r w:rsidRPr="004047FC">
        <w:t xml:space="preserve">RTMP </w:t>
      </w:r>
      <w:r w:rsidRPr="004047FC">
        <w:t>非常强大，且几乎得到了普遍支持</w:t>
      </w:r>
      <w:r w:rsidRPr="004047FC">
        <w:rPr>
          <w:rFonts w:hint="eastAsia"/>
        </w:rPr>
        <w:t>。</w:t>
      </w:r>
    </w:p>
    <w:p w14:paraId="79761F6D" w14:textId="73D7A39D" w:rsidR="0047503A" w:rsidRPr="004047FC" w:rsidRDefault="004047FC">
      <w:pPr>
        <w:ind w:firstLine="420"/>
      </w:pPr>
      <w:r w:rsidRPr="004047FC">
        <w:rPr>
          <w:rFonts w:hint="eastAsia"/>
        </w:rPr>
        <w:t>（</w:t>
      </w:r>
      <w:r w:rsidRPr="004047FC">
        <w:rPr>
          <w:rFonts w:hint="eastAsia"/>
        </w:rPr>
        <w:t>2</w:t>
      </w:r>
      <w:r w:rsidRPr="004047FC">
        <w:rPr>
          <w:rFonts w:hint="eastAsia"/>
        </w:rPr>
        <w:t>）</w:t>
      </w:r>
      <w:r w:rsidRPr="004047FC">
        <w:rPr>
          <w:rFonts w:hint="eastAsia"/>
        </w:rPr>
        <w:t>HLS</w:t>
      </w:r>
      <w:r w:rsidRPr="004047FC">
        <w:rPr>
          <w:rFonts w:hint="eastAsia"/>
        </w:rPr>
        <w:t>协议。</w:t>
      </w:r>
      <w:r w:rsidRPr="004047FC">
        <w:rPr>
          <w:rFonts w:hint="eastAsia"/>
        </w:rPr>
        <w:t>HTTP Live Streaming</w:t>
      </w:r>
      <w:r w:rsidRPr="004047FC">
        <w:rPr>
          <w:rFonts w:hint="eastAsia"/>
        </w:rPr>
        <w:t>（缩写是</w:t>
      </w:r>
      <w:r w:rsidRPr="004047FC">
        <w:rPr>
          <w:rFonts w:hint="eastAsia"/>
        </w:rPr>
        <w:t>HLS</w:t>
      </w:r>
      <w:r w:rsidRPr="004047FC">
        <w:rPr>
          <w:rFonts w:hint="eastAsia"/>
        </w:rPr>
        <w:t>）是一个由苹果公司提出的基于</w:t>
      </w:r>
      <w:r w:rsidRPr="004047FC">
        <w:rPr>
          <w:rFonts w:hint="eastAsia"/>
        </w:rPr>
        <w:t>HTTP</w:t>
      </w:r>
      <w:r w:rsidRPr="004047FC">
        <w:rPr>
          <w:rFonts w:hint="eastAsia"/>
        </w:rPr>
        <w:t>的流媒体网络传输协议。是苹果公司</w:t>
      </w:r>
      <w:r w:rsidRPr="004047FC">
        <w:rPr>
          <w:rFonts w:hint="eastAsia"/>
        </w:rPr>
        <w:t>QuickTime X</w:t>
      </w:r>
      <w:r w:rsidRPr="004047FC">
        <w:rPr>
          <w:rFonts w:hint="eastAsia"/>
        </w:rPr>
        <w:t>和</w:t>
      </w:r>
      <w:r w:rsidRPr="004047FC">
        <w:rPr>
          <w:rFonts w:hint="eastAsia"/>
        </w:rPr>
        <w:t>iPhone</w:t>
      </w:r>
      <w:r w:rsidRPr="004047FC">
        <w:rPr>
          <w:rFonts w:hint="eastAsia"/>
        </w:rPr>
        <w:t>软件系统的一部分。它的工作原理是把整个流分成一个个小的基于</w:t>
      </w:r>
      <w:r w:rsidRPr="004047FC">
        <w:rPr>
          <w:rFonts w:hint="eastAsia"/>
        </w:rPr>
        <w:t>HTTP</w:t>
      </w:r>
      <w:r w:rsidRPr="004047FC">
        <w:rPr>
          <w:rFonts w:hint="eastAsia"/>
        </w:rPr>
        <w:t>的文件来下载，每次只下载一些。当媒体流正在播放时，客户端可以选择从许多不同的备用源中以不同的速率下载同样的资源，允许流媒体会话适应不同的数据速率。在开始一个流媒体会话时，客户端会下载一个包含元数据的</w:t>
      </w:r>
      <w:r w:rsidRPr="004047FC">
        <w:rPr>
          <w:rFonts w:hint="eastAsia"/>
        </w:rPr>
        <w:t>extended M3U</w:t>
      </w:r>
      <w:r w:rsidRPr="004047FC">
        <w:rPr>
          <w:rFonts w:hint="eastAsia"/>
        </w:rPr>
        <w:t>（</w:t>
      </w:r>
      <w:r w:rsidRPr="004047FC">
        <w:rPr>
          <w:rFonts w:hint="eastAsia"/>
        </w:rPr>
        <w:t>m3u8</w:t>
      </w:r>
      <w:r w:rsidRPr="004047FC">
        <w:rPr>
          <w:rFonts w:hint="eastAsia"/>
        </w:rPr>
        <w:t>）</w:t>
      </w:r>
      <w:r w:rsidRPr="004047FC">
        <w:rPr>
          <w:rFonts w:hint="eastAsia"/>
        </w:rPr>
        <w:t>playlist</w:t>
      </w:r>
      <w:r w:rsidRPr="004047FC">
        <w:rPr>
          <w:rFonts w:hint="eastAsia"/>
        </w:rPr>
        <w:t>文件，用于寻找可用的媒体流。</w:t>
      </w:r>
    </w:p>
    <w:p w14:paraId="43A0961A" w14:textId="7032A9A6" w:rsidR="0047503A" w:rsidRPr="004047FC" w:rsidRDefault="004047FC">
      <w:pPr>
        <w:ind w:firstLine="420"/>
      </w:pPr>
      <w:r w:rsidRPr="004047FC">
        <w:rPr>
          <w:rFonts w:hint="eastAsia"/>
        </w:rPr>
        <w:lastRenderedPageBreak/>
        <w:t>HLS</w:t>
      </w:r>
      <w:r w:rsidRPr="004047FC">
        <w:rPr>
          <w:rFonts w:hint="eastAsia"/>
        </w:rPr>
        <w:t>只请求基本的</w:t>
      </w:r>
      <w:r w:rsidRPr="004047FC">
        <w:rPr>
          <w:rFonts w:hint="eastAsia"/>
        </w:rPr>
        <w:t>HTTP</w:t>
      </w:r>
      <w:r w:rsidRPr="004047FC">
        <w:rPr>
          <w:rFonts w:hint="eastAsia"/>
        </w:rPr>
        <w:t>报文，与实时传输协议（</w:t>
      </w:r>
      <w:r w:rsidRPr="004047FC">
        <w:rPr>
          <w:rFonts w:hint="eastAsia"/>
        </w:rPr>
        <w:t>RTP</w:t>
      </w:r>
      <w:r w:rsidRPr="004047FC">
        <w:rPr>
          <w:rFonts w:hint="eastAsia"/>
        </w:rPr>
        <w:t>）不同，</w:t>
      </w:r>
      <w:r w:rsidRPr="004047FC">
        <w:rPr>
          <w:rFonts w:hint="eastAsia"/>
        </w:rPr>
        <w:t>HLS</w:t>
      </w:r>
      <w:r w:rsidRPr="004047FC">
        <w:rPr>
          <w:rFonts w:hint="eastAsia"/>
        </w:rPr>
        <w:t>可以穿过任何允许</w:t>
      </w:r>
      <w:r w:rsidRPr="004047FC">
        <w:rPr>
          <w:rFonts w:hint="eastAsia"/>
        </w:rPr>
        <w:t>HTTP</w:t>
      </w:r>
      <w:r w:rsidRPr="004047FC">
        <w:rPr>
          <w:rFonts w:hint="eastAsia"/>
        </w:rPr>
        <w:t>数据通过的防火墙或者代理服务器。它也很容易使用内容分发网络来传输媒体流。</w:t>
      </w:r>
      <w:r w:rsidRPr="004047FC">
        <w:rPr>
          <w:rFonts w:hint="eastAsia"/>
        </w:rPr>
        <w:t>HLS</w:t>
      </w:r>
      <w:r w:rsidRPr="004047FC">
        <w:rPr>
          <w:rFonts w:hint="eastAsia"/>
        </w:rPr>
        <w:t>协议规定：视频的封装格式是</w:t>
      </w:r>
      <w:r w:rsidRPr="004047FC">
        <w:rPr>
          <w:rFonts w:hint="eastAsia"/>
        </w:rPr>
        <w:t>TS</w:t>
      </w:r>
      <w:r w:rsidRPr="004047FC">
        <w:rPr>
          <w:rFonts w:hint="eastAsia"/>
        </w:rPr>
        <w:t>，视频的编码格式为</w:t>
      </w:r>
      <w:r w:rsidRPr="004047FC">
        <w:rPr>
          <w:rFonts w:hint="eastAsia"/>
        </w:rPr>
        <w:t>H264</w:t>
      </w:r>
      <w:r w:rsidRPr="004047FC">
        <w:rPr>
          <w:rFonts w:hint="eastAsia"/>
        </w:rPr>
        <w:t>，音频编码格式为</w:t>
      </w:r>
      <w:r w:rsidRPr="004047FC">
        <w:rPr>
          <w:rFonts w:hint="eastAsia"/>
        </w:rPr>
        <w:t>MP3</w:t>
      </w:r>
      <w:r w:rsidRPr="004047FC">
        <w:rPr>
          <w:rFonts w:hint="eastAsia"/>
        </w:rPr>
        <w:t>、</w:t>
      </w:r>
      <w:r w:rsidRPr="004047FC">
        <w:rPr>
          <w:rFonts w:hint="eastAsia"/>
        </w:rPr>
        <w:t>AAC</w:t>
      </w:r>
      <w:r w:rsidRPr="004047FC">
        <w:rPr>
          <w:rFonts w:hint="eastAsia"/>
        </w:rPr>
        <w:t>或者</w:t>
      </w:r>
      <w:r w:rsidRPr="004047FC">
        <w:rPr>
          <w:rFonts w:hint="eastAsia"/>
        </w:rPr>
        <w:t>AC-3</w:t>
      </w:r>
      <w:r w:rsidRPr="004047FC">
        <w:rPr>
          <w:rFonts w:hint="eastAsia"/>
        </w:rPr>
        <w:t>。除了</w:t>
      </w:r>
      <w:r w:rsidRPr="004047FC">
        <w:rPr>
          <w:rFonts w:hint="eastAsia"/>
        </w:rPr>
        <w:t>TS</w:t>
      </w:r>
      <w:r w:rsidRPr="004047FC">
        <w:rPr>
          <w:rFonts w:hint="eastAsia"/>
        </w:rPr>
        <w:t>视频文件本身，还定义了用来控制播放的</w:t>
      </w:r>
      <w:r w:rsidRPr="004047FC">
        <w:rPr>
          <w:rFonts w:hint="eastAsia"/>
        </w:rPr>
        <w:t>m3u8</w:t>
      </w:r>
      <w:r w:rsidRPr="004047FC">
        <w:rPr>
          <w:rFonts w:hint="eastAsia"/>
        </w:rPr>
        <w:t>文件（文本文件）。具体参数对比如表</w:t>
      </w:r>
      <w:r w:rsidRPr="004047FC">
        <w:rPr>
          <w:rFonts w:hint="eastAsia"/>
        </w:rPr>
        <w:t>2-1</w:t>
      </w:r>
      <w:r w:rsidRPr="004047FC">
        <w:rPr>
          <w:rFonts w:hint="eastAsia"/>
        </w:rPr>
        <w:t>所示。</w:t>
      </w:r>
    </w:p>
    <w:p w14:paraId="02AB46E1" w14:textId="77777777" w:rsidR="0047503A" w:rsidRPr="004047FC" w:rsidRDefault="004047FC">
      <w:pPr>
        <w:jc w:val="center"/>
      </w:pPr>
      <w:r w:rsidRPr="004047FC">
        <w:rPr>
          <w:rFonts w:hint="eastAsia"/>
        </w:rPr>
        <w:t>表</w:t>
      </w:r>
      <w:r w:rsidRPr="004047FC">
        <w:rPr>
          <w:rFonts w:hint="eastAsia"/>
        </w:rPr>
        <w:t>2-1</w:t>
      </w:r>
      <w:r w:rsidRPr="004047FC">
        <w:rPr>
          <w:rFonts w:hint="eastAsia"/>
        </w:rPr>
        <w:t>流媒体协议对比表</w:t>
      </w:r>
    </w:p>
    <w:tbl>
      <w:tblPr>
        <w:tblStyle w:val="a4"/>
        <w:tblW w:w="0" w:type="auto"/>
        <w:tblLook w:val="04A0" w:firstRow="1" w:lastRow="0" w:firstColumn="1" w:lastColumn="0" w:noHBand="0" w:noVBand="1"/>
      </w:tblPr>
      <w:tblGrid>
        <w:gridCol w:w="2840"/>
        <w:gridCol w:w="2841"/>
        <w:gridCol w:w="2841"/>
      </w:tblGrid>
      <w:tr w:rsidR="0047503A" w:rsidRPr="004047FC" w14:paraId="2D47DDD3" w14:textId="77777777">
        <w:tc>
          <w:tcPr>
            <w:tcW w:w="2840" w:type="dxa"/>
          </w:tcPr>
          <w:p w14:paraId="7FCADAA2" w14:textId="77777777" w:rsidR="0047503A" w:rsidRPr="004047FC" w:rsidRDefault="004047FC">
            <w:r w:rsidRPr="004047FC">
              <w:rPr>
                <w:rFonts w:hint="eastAsia"/>
              </w:rPr>
              <w:t>协议名称</w:t>
            </w:r>
          </w:p>
        </w:tc>
        <w:tc>
          <w:tcPr>
            <w:tcW w:w="2841" w:type="dxa"/>
          </w:tcPr>
          <w:p w14:paraId="24328233" w14:textId="77777777" w:rsidR="0047503A" w:rsidRPr="004047FC" w:rsidRDefault="004047FC">
            <w:r w:rsidRPr="004047FC">
              <w:rPr>
                <w:rFonts w:hint="eastAsia"/>
              </w:rPr>
              <w:t>RTMP</w:t>
            </w:r>
          </w:p>
        </w:tc>
        <w:tc>
          <w:tcPr>
            <w:tcW w:w="2841" w:type="dxa"/>
          </w:tcPr>
          <w:p w14:paraId="40B9A6FC" w14:textId="77777777" w:rsidR="0047503A" w:rsidRPr="004047FC" w:rsidRDefault="004047FC">
            <w:r w:rsidRPr="004047FC">
              <w:rPr>
                <w:rFonts w:hint="eastAsia"/>
              </w:rPr>
              <w:t>HLS</w:t>
            </w:r>
          </w:p>
        </w:tc>
      </w:tr>
      <w:tr w:rsidR="0047503A" w:rsidRPr="004047FC" w14:paraId="3DE809BC" w14:textId="77777777">
        <w:tc>
          <w:tcPr>
            <w:tcW w:w="2840" w:type="dxa"/>
          </w:tcPr>
          <w:p w14:paraId="3915BE0C" w14:textId="77777777" w:rsidR="0047503A" w:rsidRPr="004047FC" w:rsidRDefault="004047FC">
            <w:r w:rsidRPr="004047FC">
              <w:rPr>
                <w:rFonts w:hint="eastAsia"/>
              </w:rPr>
              <w:t>传输方式</w:t>
            </w:r>
          </w:p>
        </w:tc>
        <w:tc>
          <w:tcPr>
            <w:tcW w:w="2841" w:type="dxa"/>
          </w:tcPr>
          <w:p w14:paraId="12289666" w14:textId="77777777" w:rsidR="0047503A" w:rsidRPr="004047FC" w:rsidRDefault="004047FC">
            <w:r w:rsidRPr="004047FC">
              <w:rPr>
                <w:rFonts w:hint="eastAsia"/>
              </w:rPr>
              <w:t>TCP</w:t>
            </w:r>
            <w:r w:rsidRPr="004047FC">
              <w:rPr>
                <w:rFonts w:hint="eastAsia"/>
              </w:rPr>
              <w:t>流</w:t>
            </w:r>
          </w:p>
        </w:tc>
        <w:tc>
          <w:tcPr>
            <w:tcW w:w="2841" w:type="dxa"/>
          </w:tcPr>
          <w:p w14:paraId="3A1E77D5" w14:textId="77777777" w:rsidR="0047503A" w:rsidRPr="004047FC" w:rsidRDefault="004047FC">
            <w:r w:rsidRPr="004047FC">
              <w:rPr>
                <w:rFonts w:hint="eastAsia"/>
              </w:rPr>
              <w:t>HTTP</w:t>
            </w:r>
          </w:p>
        </w:tc>
      </w:tr>
      <w:tr w:rsidR="0047503A" w:rsidRPr="004047FC" w14:paraId="2F9DDC48" w14:textId="77777777">
        <w:tc>
          <w:tcPr>
            <w:tcW w:w="2840" w:type="dxa"/>
          </w:tcPr>
          <w:p w14:paraId="09CA4598" w14:textId="77777777" w:rsidR="0047503A" w:rsidRPr="004047FC" w:rsidRDefault="004047FC">
            <w:r w:rsidRPr="004047FC">
              <w:rPr>
                <w:rFonts w:hint="eastAsia"/>
              </w:rPr>
              <w:t>视频封装格式</w:t>
            </w:r>
          </w:p>
        </w:tc>
        <w:tc>
          <w:tcPr>
            <w:tcW w:w="2841" w:type="dxa"/>
          </w:tcPr>
          <w:p w14:paraId="2FDC98F5" w14:textId="77777777" w:rsidR="0047503A" w:rsidRPr="004047FC" w:rsidRDefault="004047FC">
            <w:r w:rsidRPr="004047FC">
              <w:rPr>
                <w:rFonts w:hint="eastAsia"/>
              </w:rPr>
              <w:t>Flv</w:t>
            </w:r>
          </w:p>
        </w:tc>
        <w:tc>
          <w:tcPr>
            <w:tcW w:w="2841" w:type="dxa"/>
          </w:tcPr>
          <w:p w14:paraId="3CE4C672" w14:textId="77777777" w:rsidR="0047503A" w:rsidRPr="004047FC" w:rsidRDefault="004047FC">
            <w:r w:rsidRPr="004047FC">
              <w:rPr>
                <w:rFonts w:hint="eastAsia"/>
              </w:rPr>
              <w:t>Ts</w:t>
            </w:r>
            <w:r w:rsidRPr="004047FC">
              <w:rPr>
                <w:rFonts w:hint="eastAsia"/>
              </w:rPr>
              <w:t>切片</w:t>
            </w:r>
          </w:p>
        </w:tc>
      </w:tr>
      <w:tr w:rsidR="0047503A" w:rsidRPr="004047FC" w14:paraId="0EB027F8" w14:textId="77777777">
        <w:tc>
          <w:tcPr>
            <w:tcW w:w="2840" w:type="dxa"/>
          </w:tcPr>
          <w:p w14:paraId="561879F7" w14:textId="77777777" w:rsidR="0047503A" w:rsidRPr="004047FC" w:rsidRDefault="004047FC">
            <w:r w:rsidRPr="004047FC">
              <w:rPr>
                <w:rFonts w:hint="eastAsia"/>
              </w:rPr>
              <w:t>延时</w:t>
            </w:r>
          </w:p>
        </w:tc>
        <w:tc>
          <w:tcPr>
            <w:tcW w:w="2841" w:type="dxa"/>
          </w:tcPr>
          <w:p w14:paraId="040BE156" w14:textId="77777777" w:rsidR="0047503A" w:rsidRPr="004047FC" w:rsidRDefault="004047FC">
            <w:r w:rsidRPr="004047FC">
              <w:rPr>
                <w:rFonts w:hint="eastAsia"/>
              </w:rPr>
              <w:t>1-3s</w:t>
            </w:r>
          </w:p>
        </w:tc>
        <w:tc>
          <w:tcPr>
            <w:tcW w:w="2841" w:type="dxa"/>
          </w:tcPr>
          <w:p w14:paraId="56D0433C" w14:textId="77777777" w:rsidR="0047503A" w:rsidRPr="004047FC" w:rsidRDefault="004047FC">
            <w:r w:rsidRPr="004047FC">
              <w:rPr>
                <w:rFonts w:hint="eastAsia"/>
              </w:rPr>
              <w:t>大于</w:t>
            </w:r>
            <w:r w:rsidRPr="004047FC">
              <w:rPr>
                <w:rFonts w:hint="eastAsia"/>
              </w:rPr>
              <w:t>10s</w:t>
            </w:r>
          </w:p>
        </w:tc>
      </w:tr>
      <w:tr w:rsidR="0047503A" w:rsidRPr="004047FC" w14:paraId="20E316EF" w14:textId="77777777">
        <w:tc>
          <w:tcPr>
            <w:tcW w:w="2840" w:type="dxa"/>
          </w:tcPr>
          <w:p w14:paraId="16FA2066" w14:textId="77777777" w:rsidR="0047503A" w:rsidRPr="004047FC" w:rsidRDefault="004047FC">
            <w:r w:rsidRPr="004047FC">
              <w:rPr>
                <w:rFonts w:hint="eastAsia"/>
              </w:rPr>
              <w:t>数据分段</w:t>
            </w:r>
          </w:p>
        </w:tc>
        <w:tc>
          <w:tcPr>
            <w:tcW w:w="2841" w:type="dxa"/>
          </w:tcPr>
          <w:p w14:paraId="14B9B197" w14:textId="77777777" w:rsidR="0047503A" w:rsidRPr="004047FC" w:rsidRDefault="004047FC">
            <w:r w:rsidRPr="004047FC">
              <w:rPr>
                <w:rFonts w:hint="eastAsia"/>
              </w:rPr>
              <w:t>连续流</w:t>
            </w:r>
          </w:p>
        </w:tc>
        <w:tc>
          <w:tcPr>
            <w:tcW w:w="2841" w:type="dxa"/>
          </w:tcPr>
          <w:p w14:paraId="32DE9ABD" w14:textId="77777777" w:rsidR="0047503A" w:rsidRPr="004047FC" w:rsidRDefault="004047FC">
            <w:r w:rsidRPr="004047FC">
              <w:rPr>
                <w:rFonts w:hint="eastAsia"/>
              </w:rPr>
              <w:t>切片文件</w:t>
            </w:r>
          </w:p>
        </w:tc>
      </w:tr>
      <w:tr w:rsidR="0047503A" w:rsidRPr="004047FC" w14:paraId="4D90BCEE" w14:textId="77777777">
        <w:tc>
          <w:tcPr>
            <w:tcW w:w="2840" w:type="dxa"/>
          </w:tcPr>
          <w:p w14:paraId="42F3933C" w14:textId="77777777" w:rsidR="0047503A" w:rsidRPr="004047FC" w:rsidRDefault="004047FC">
            <w:r w:rsidRPr="004047FC">
              <w:rPr>
                <w:rFonts w:hint="eastAsia"/>
              </w:rPr>
              <w:t>是否支持</w:t>
            </w:r>
            <w:r w:rsidRPr="004047FC">
              <w:rPr>
                <w:rFonts w:hint="eastAsia"/>
              </w:rPr>
              <w:t>HTML5</w:t>
            </w:r>
            <w:r w:rsidRPr="004047FC">
              <w:rPr>
                <w:rFonts w:hint="eastAsia"/>
              </w:rPr>
              <w:t>播放</w:t>
            </w:r>
          </w:p>
        </w:tc>
        <w:tc>
          <w:tcPr>
            <w:tcW w:w="2841" w:type="dxa"/>
          </w:tcPr>
          <w:p w14:paraId="1564386B" w14:textId="2A7257A3" w:rsidR="0047503A" w:rsidRPr="004047FC" w:rsidRDefault="004047FC">
            <w:r w:rsidRPr="004047FC">
              <w:rPr>
                <w:rFonts w:hint="eastAsia"/>
              </w:rPr>
              <w:t>不支持（依赖</w:t>
            </w:r>
            <w:r w:rsidRPr="004047FC">
              <w:rPr>
                <w:rFonts w:hint="eastAsia"/>
              </w:rPr>
              <w:t>flash</w:t>
            </w:r>
            <w:r w:rsidRPr="004047FC">
              <w:rPr>
                <w:rFonts w:hint="eastAsia"/>
              </w:rPr>
              <w:t>）</w:t>
            </w:r>
          </w:p>
        </w:tc>
        <w:tc>
          <w:tcPr>
            <w:tcW w:w="2841" w:type="dxa"/>
          </w:tcPr>
          <w:p w14:paraId="40D52F9F" w14:textId="77777777" w:rsidR="0047503A" w:rsidRPr="004047FC" w:rsidRDefault="004047FC">
            <w:r w:rsidRPr="004047FC">
              <w:rPr>
                <w:rFonts w:hint="eastAsia"/>
              </w:rPr>
              <w:t>支持</w:t>
            </w:r>
          </w:p>
        </w:tc>
      </w:tr>
    </w:tbl>
    <w:p w14:paraId="44ACCBF4" w14:textId="77777777" w:rsidR="0047503A" w:rsidRPr="004047FC" w:rsidRDefault="0047503A"/>
    <w:p w14:paraId="34193325" w14:textId="77777777" w:rsidR="0047503A" w:rsidRPr="004047FC" w:rsidRDefault="004047FC">
      <w:pPr>
        <w:ind w:firstLine="420"/>
      </w:pPr>
      <w:r w:rsidRPr="004047FC">
        <w:rPr>
          <w:rFonts w:hint="eastAsia"/>
        </w:rPr>
        <w:t>基于上述描述和表格对比，本文应急演练辅助教学系统采用</w:t>
      </w:r>
      <w:r w:rsidRPr="004047FC">
        <w:rPr>
          <w:rFonts w:hint="eastAsia"/>
        </w:rPr>
        <w:t>RTMP</w:t>
      </w:r>
      <w:r w:rsidRPr="004047FC">
        <w:rPr>
          <w:rFonts w:hint="eastAsia"/>
        </w:rPr>
        <w:t>协议进行视频流的提取，采用</w:t>
      </w:r>
      <w:r w:rsidRPr="004047FC">
        <w:rPr>
          <w:rFonts w:hint="eastAsia"/>
        </w:rPr>
        <w:t>HLS</w:t>
      </w:r>
      <w:r w:rsidRPr="004047FC">
        <w:rPr>
          <w:rFonts w:hint="eastAsia"/>
        </w:rPr>
        <w:t>协议进行视频流的播放。</w:t>
      </w:r>
    </w:p>
    <w:p w14:paraId="45CBF4AC" w14:textId="77777777" w:rsidR="0047503A" w:rsidRPr="004047FC" w:rsidRDefault="004047FC">
      <w:pPr>
        <w:pStyle w:val="2"/>
      </w:pPr>
      <w:bookmarkStart w:id="47" w:name="_Toc5726"/>
      <w:r w:rsidRPr="004047FC">
        <w:rPr>
          <w:rFonts w:hint="eastAsia"/>
        </w:rPr>
        <w:t xml:space="preserve">2.5 </w:t>
      </w:r>
      <w:r w:rsidRPr="004047FC">
        <w:rPr>
          <w:rFonts w:hint="eastAsia"/>
        </w:rPr>
        <w:t>相关工具</w:t>
      </w:r>
      <w:bookmarkEnd w:id="47"/>
    </w:p>
    <w:p w14:paraId="3C764958" w14:textId="0E6FA3D9" w:rsidR="0047503A" w:rsidRPr="004047FC" w:rsidRDefault="004047FC">
      <w:pPr>
        <w:ind w:firstLine="420"/>
      </w:pPr>
      <w:r w:rsidRPr="004047FC">
        <w:rPr>
          <w:rFonts w:hint="eastAsia"/>
        </w:rPr>
        <w:t>（</w:t>
      </w:r>
      <w:r w:rsidRPr="004047FC">
        <w:rPr>
          <w:rFonts w:hint="eastAsia"/>
        </w:rPr>
        <w:t>1</w:t>
      </w:r>
      <w:r w:rsidRPr="004047FC">
        <w:rPr>
          <w:rFonts w:hint="eastAsia"/>
        </w:rPr>
        <w:t>）</w:t>
      </w:r>
      <w:r w:rsidRPr="004047FC">
        <w:rPr>
          <w:rFonts w:hint="eastAsia"/>
        </w:rPr>
        <w:t>IDEA</w:t>
      </w:r>
      <w:r w:rsidRPr="004047FC">
        <w:rPr>
          <w:rFonts w:hint="eastAsia"/>
        </w:rPr>
        <w:t>。</w:t>
      </w:r>
      <w:r w:rsidRPr="004047FC">
        <w:rPr>
          <w:rFonts w:hint="eastAsia"/>
        </w:rPr>
        <w:t>IDEA</w:t>
      </w:r>
      <w:r w:rsidRPr="004047FC">
        <w:rPr>
          <w:rFonts w:hint="eastAsia"/>
        </w:rPr>
        <w:t>是</w:t>
      </w:r>
      <w:r w:rsidRPr="004047FC">
        <w:rPr>
          <w:rFonts w:hint="eastAsia"/>
        </w:rPr>
        <w:t>java</w:t>
      </w:r>
      <w:r w:rsidRPr="004047FC">
        <w:rPr>
          <w:rFonts w:hint="eastAsia"/>
        </w:rPr>
        <w:t>编程语言开发的集成环境。</w:t>
      </w:r>
      <w:r w:rsidRPr="004047FC">
        <w:rPr>
          <w:rFonts w:hint="eastAsia"/>
        </w:rPr>
        <w:t>IntelliJ</w:t>
      </w:r>
      <w:r w:rsidRPr="004047FC">
        <w:rPr>
          <w:rFonts w:hint="eastAsia"/>
        </w:rPr>
        <w:t>在业界被公认为最好的</w:t>
      </w:r>
      <w:r w:rsidRPr="004047FC">
        <w:rPr>
          <w:rFonts w:hint="eastAsia"/>
        </w:rPr>
        <w:t>java</w:t>
      </w:r>
      <w:r w:rsidRPr="004047FC">
        <w:rPr>
          <w:rFonts w:hint="eastAsia"/>
        </w:rPr>
        <w:t>开发工具，尤其在智能代码助手、代码自动提示、重构、</w:t>
      </w:r>
      <w:r w:rsidRPr="004047FC">
        <w:rPr>
          <w:rFonts w:hint="eastAsia"/>
        </w:rPr>
        <w:t>JavaEE</w:t>
      </w:r>
      <w:r w:rsidRPr="004047FC">
        <w:rPr>
          <w:rFonts w:hint="eastAsia"/>
        </w:rPr>
        <w:t>支持、各类版本工具（</w:t>
      </w:r>
      <w:r w:rsidRPr="004047FC">
        <w:rPr>
          <w:rFonts w:hint="eastAsia"/>
        </w:rPr>
        <w:t>git</w:t>
      </w:r>
      <w:r w:rsidRPr="004047FC">
        <w:rPr>
          <w:rFonts w:hint="eastAsia"/>
        </w:rPr>
        <w:t>、</w:t>
      </w:r>
      <w:r w:rsidRPr="004047FC">
        <w:rPr>
          <w:rFonts w:hint="eastAsia"/>
        </w:rPr>
        <w:t>svn</w:t>
      </w:r>
      <w:r w:rsidRPr="004047FC">
        <w:rPr>
          <w:rFonts w:hint="eastAsia"/>
        </w:rPr>
        <w:t>等）、</w:t>
      </w:r>
      <w:r w:rsidRPr="004047FC">
        <w:rPr>
          <w:rFonts w:hint="eastAsia"/>
        </w:rPr>
        <w:t>JUnit</w:t>
      </w:r>
      <w:r w:rsidRPr="004047FC">
        <w:rPr>
          <w:rFonts w:hint="eastAsia"/>
        </w:rPr>
        <w:t>、</w:t>
      </w:r>
      <w:r w:rsidRPr="004047FC">
        <w:rPr>
          <w:rFonts w:hint="eastAsia"/>
        </w:rPr>
        <w:t>CVS</w:t>
      </w:r>
      <w:r w:rsidRPr="004047FC">
        <w:rPr>
          <w:rFonts w:hint="eastAsia"/>
        </w:rPr>
        <w:t>整合、代码分析、</w:t>
      </w:r>
      <w:r w:rsidRPr="004047FC">
        <w:rPr>
          <w:rFonts w:hint="eastAsia"/>
        </w:rPr>
        <w:t xml:space="preserve"> </w:t>
      </w:r>
      <w:r w:rsidRPr="004047FC">
        <w:rPr>
          <w:rFonts w:hint="eastAsia"/>
        </w:rPr>
        <w:t>创新的</w:t>
      </w:r>
      <w:r w:rsidRPr="004047FC">
        <w:rPr>
          <w:rFonts w:hint="eastAsia"/>
        </w:rPr>
        <w:t>GUI</w:t>
      </w:r>
      <w:r w:rsidRPr="004047FC">
        <w:rPr>
          <w:rFonts w:hint="eastAsia"/>
        </w:rPr>
        <w:t>设计等方面的功能可以说是超常的。</w:t>
      </w:r>
      <w:r w:rsidRPr="004047FC">
        <w:rPr>
          <w:rFonts w:hint="eastAsia"/>
        </w:rPr>
        <w:t>IDEA</w:t>
      </w:r>
      <w:r w:rsidRPr="004047FC">
        <w:rPr>
          <w:rFonts w:hint="eastAsia"/>
        </w:rPr>
        <w:t>是</w:t>
      </w:r>
      <w:r w:rsidRPr="004047FC">
        <w:rPr>
          <w:rFonts w:hint="eastAsia"/>
        </w:rPr>
        <w:t>JetBrains</w:t>
      </w:r>
      <w:r w:rsidRPr="004047FC">
        <w:rPr>
          <w:rFonts w:hint="eastAsia"/>
        </w:rPr>
        <w:t>公司的产品，这家公司总部位于捷克共和国的首都布拉格，开发人员以严谨著称的东欧程序员为主。它的旗舰版本还支持</w:t>
      </w:r>
      <w:r w:rsidRPr="004047FC">
        <w:rPr>
          <w:rFonts w:hint="eastAsia"/>
        </w:rPr>
        <w:t>HTML</w:t>
      </w:r>
      <w:r w:rsidRPr="004047FC">
        <w:rPr>
          <w:rFonts w:hint="eastAsia"/>
        </w:rPr>
        <w:t>，</w:t>
      </w:r>
      <w:r w:rsidRPr="004047FC">
        <w:rPr>
          <w:rFonts w:hint="eastAsia"/>
        </w:rPr>
        <w:t>CSS</w:t>
      </w:r>
      <w:r w:rsidRPr="004047FC">
        <w:rPr>
          <w:rFonts w:hint="eastAsia"/>
        </w:rPr>
        <w:t>，</w:t>
      </w:r>
      <w:r w:rsidRPr="004047FC">
        <w:rPr>
          <w:rFonts w:hint="eastAsia"/>
        </w:rPr>
        <w:t>PHP</w:t>
      </w:r>
      <w:r w:rsidRPr="004047FC">
        <w:rPr>
          <w:rFonts w:hint="eastAsia"/>
        </w:rPr>
        <w:t>，</w:t>
      </w:r>
      <w:r w:rsidRPr="004047FC">
        <w:rPr>
          <w:rFonts w:hint="eastAsia"/>
        </w:rPr>
        <w:t>MySQL</w:t>
      </w:r>
      <w:r w:rsidRPr="004047FC">
        <w:rPr>
          <w:rFonts w:hint="eastAsia"/>
        </w:rPr>
        <w:t>，</w:t>
      </w:r>
      <w:r w:rsidRPr="004047FC">
        <w:rPr>
          <w:rFonts w:hint="eastAsia"/>
        </w:rPr>
        <w:t>Python</w:t>
      </w:r>
      <w:r w:rsidRPr="004047FC">
        <w:rPr>
          <w:rFonts w:hint="eastAsia"/>
        </w:rPr>
        <w:t>等。免费版只支持</w:t>
      </w:r>
      <w:r w:rsidRPr="004047FC">
        <w:rPr>
          <w:rFonts w:hint="eastAsia"/>
        </w:rPr>
        <w:t>Java</w:t>
      </w:r>
      <w:r w:rsidRPr="004047FC">
        <w:rPr>
          <w:rFonts w:hint="eastAsia"/>
        </w:rPr>
        <w:t>，</w:t>
      </w:r>
      <w:r w:rsidRPr="004047FC">
        <w:rPr>
          <w:rFonts w:hint="eastAsia"/>
        </w:rPr>
        <w:t>Kotlin</w:t>
      </w:r>
      <w:r w:rsidRPr="004047FC">
        <w:rPr>
          <w:rFonts w:hint="eastAsia"/>
        </w:rPr>
        <w:t>等少数语言。</w:t>
      </w:r>
    </w:p>
    <w:p w14:paraId="20E88D29" w14:textId="6CB4BC54" w:rsidR="0047503A" w:rsidRPr="004047FC" w:rsidRDefault="004047FC">
      <w:pPr>
        <w:ind w:firstLine="420"/>
      </w:pPr>
      <w:r w:rsidRPr="004047FC">
        <w:rPr>
          <w:rFonts w:hint="eastAsia"/>
        </w:rPr>
        <w:t>（</w:t>
      </w:r>
      <w:r w:rsidRPr="004047FC">
        <w:rPr>
          <w:rFonts w:hint="eastAsia"/>
        </w:rPr>
        <w:t>2</w:t>
      </w:r>
      <w:r w:rsidRPr="004047FC">
        <w:rPr>
          <w:rFonts w:hint="eastAsia"/>
        </w:rPr>
        <w:t>）</w:t>
      </w:r>
      <w:r w:rsidRPr="004047FC">
        <w:rPr>
          <w:rFonts w:hint="eastAsia"/>
        </w:rPr>
        <w:t>Git</w:t>
      </w:r>
      <w:r w:rsidRPr="004047FC">
        <w:rPr>
          <w:rFonts w:hint="eastAsia"/>
        </w:rPr>
        <w:t>。</w:t>
      </w:r>
      <w:r w:rsidRPr="004047FC">
        <w:rPr>
          <w:rFonts w:hint="eastAsia"/>
        </w:rPr>
        <w:t xml:space="preserve">Git </w:t>
      </w:r>
      <w:r w:rsidRPr="004047FC">
        <w:rPr>
          <w:rFonts w:hint="eastAsia"/>
        </w:rPr>
        <w:t>是用于</w:t>
      </w:r>
      <w:r w:rsidRPr="004047FC">
        <w:rPr>
          <w:rFonts w:hint="eastAsia"/>
        </w:rPr>
        <w:t xml:space="preserve"> Linux</w:t>
      </w:r>
      <w:r w:rsidRPr="004047FC">
        <w:rPr>
          <w:rFonts w:hint="eastAsia"/>
        </w:rPr>
        <w:t>内核开发的版本控制工具。与常用的版本控制工具</w:t>
      </w:r>
      <w:r w:rsidRPr="004047FC">
        <w:rPr>
          <w:rFonts w:hint="eastAsia"/>
        </w:rPr>
        <w:t xml:space="preserve"> CVS</w:t>
      </w:r>
      <w:r w:rsidRPr="004047FC">
        <w:rPr>
          <w:rFonts w:hint="eastAsia"/>
        </w:rPr>
        <w:t>，</w:t>
      </w:r>
      <w:r w:rsidRPr="004047FC">
        <w:rPr>
          <w:rFonts w:hint="eastAsia"/>
        </w:rPr>
        <w:t xml:space="preserve"> Subversion </w:t>
      </w:r>
      <w:r w:rsidRPr="004047FC">
        <w:rPr>
          <w:rFonts w:hint="eastAsia"/>
        </w:rPr>
        <w:t>等不同，它采用了分布式版本库的方式，不必服务器端软件支持（</w:t>
      </w:r>
      <w:r w:rsidRPr="004047FC">
        <w:rPr>
          <w:rFonts w:hint="eastAsia"/>
        </w:rPr>
        <w:t>wingeddevil</w:t>
      </w:r>
      <w:r w:rsidRPr="004047FC">
        <w:rPr>
          <w:rFonts w:hint="eastAsia"/>
        </w:rPr>
        <w:t>注：这得分是用什么样的服务端，使用</w:t>
      </w:r>
      <w:r w:rsidRPr="004047FC">
        <w:rPr>
          <w:rFonts w:hint="eastAsia"/>
        </w:rPr>
        <w:t>http</w:t>
      </w:r>
      <w:r w:rsidRPr="004047FC">
        <w:rPr>
          <w:rFonts w:hint="eastAsia"/>
        </w:rPr>
        <w:t>协议或者</w:t>
      </w:r>
      <w:r w:rsidRPr="004047FC">
        <w:rPr>
          <w:rFonts w:hint="eastAsia"/>
        </w:rPr>
        <w:t>git</w:t>
      </w:r>
      <w:r w:rsidRPr="004047FC">
        <w:rPr>
          <w:rFonts w:hint="eastAsia"/>
        </w:rPr>
        <w:t>协议等不太一样。并且在</w:t>
      </w:r>
      <w:r w:rsidRPr="004047FC">
        <w:rPr>
          <w:rFonts w:hint="eastAsia"/>
        </w:rPr>
        <w:t>push</w:t>
      </w:r>
      <w:r w:rsidRPr="004047FC">
        <w:rPr>
          <w:rFonts w:hint="eastAsia"/>
        </w:rPr>
        <w:t>和</w:t>
      </w:r>
      <w:r w:rsidRPr="004047FC">
        <w:rPr>
          <w:rFonts w:hint="eastAsia"/>
        </w:rPr>
        <w:t>pull</w:t>
      </w:r>
      <w:r w:rsidRPr="004047FC">
        <w:rPr>
          <w:rFonts w:hint="eastAsia"/>
        </w:rPr>
        <w:t>的时候和服务器端还是有交互的。），使源代码的发布和交流极其方便。</w:t>
      </w:r>
      <w:r w:rsidRPr="004047FC">
        <w:rPr>
          <w:rFonts w:hint="eastAsia"/>
        </w:rPr>
        <w:t xml:space="preserve"> Git </w:t>
      </w:r>
      <w:r w:rsidRPr="004047FC">
        <w:rPr>
          <w:rFonts w:hint="eastAsia"/>
        </w:rPr>
        <w:t>的速度很快，这对于诸如</w:t>
      </w:r>
      <w:r w:rsidRPr="004047FC">
        <w:rPr>
          <w:rFonts w:hint="eastAsia"/>
        </w:rPr>
        <w:t xml:space="preserve"> Linux kernel </w:t>
      </w:r>
      <w:r w:rsidRPr="004047FC">
        <w:rPr>
          <w:rFonts w:hint="eastAsia"/>
        </w:rPr>
        <w:t>这样的大项目来说自然很重要。</w:t>
      </w:r>
      <w:r w:rsidRPr="004047FC">
        <w:rPr>
          <w:rFonts w:hint="eastAsia"/>
        </w:rPr>
        <w:t>Git</w:t>
      </w:r>
      <w:r w:rsidRPr="004047FC">
        <w:rPr>
          <w:rFonts w:hint="eastAsia"/>
        </w:rPr>
        <w:t>最为出色的是它的合并跟踪（</w:t>
      </w:r>
      <w:r w:rsidRPr="004047FC">
        <w:rPr>
          <w:rFonts w:hint="eastAsia"/>
        </w:rPr>
        <w:t>merge tracing</w:t>
      </w:r>
      <w:r w:rsidRPr="004047FC">
        <w:rPr>
          <w:rFonts w:hint="eastAsia"/>
        </w:rPr>
        <w:t>）能力。</w:t>
      </w:r>
    </w:p>
    <w:p w14:paraId="147C2FB8" w14:textId="77777777" w:rsidR="0047503A" w:rsidRPr="004047FC" w:rsidRDefault="004047FC">
      <w:pPr>
        <w:pStyle w:val="2"/>
      </w:pPr>
      <w:bookmarkStart w:id="48" w:name="_Toc19644"/>
      <w:r w:rsidRPr="004047FC">
        <w:rPr>
          <w:rFonts w:hint="eastAsia"/>
        </w:rPr>
        <w:t xml:space="preserve">2.6 </w:t>
      </w:r>
      <w:r w:rsidRPr="004047FC">
        <w:rPr>
          <w:rFonts w:hint="eastAsia"/>
        </w:rPr>
        <w:t>本章小结</w:t>
      </w:r>
      <w:bookmarkEnd w:id="48"/>
    </w:p>
    <w:p w14:paraId="7B3F66CE" w14:textId="77777777" w:rsidR="0047503A" w:rsidRPr="004047FC" w:rsidRDefault="004047FC">
      <w:pPr>
        <w:ind w:firstLine="420"/>
      </w:pPr>
      <w:r w:rsidRPr="004047FC">
        <w:rPr>
          <w:rFonts w:hint="eastAsia"/>
        </w:rPr>
        <w:t>本章主要介绍了应急演练辅助教学系统设计与实现过程中所使用到的关键技术，包括</w:t>
      </w:r>
      <w:r w:rsidRPr="004047FC">
        <w:rPr>
          <w:rFonts w:hint="eastAsia"/>
        </w:rPr>
        <w:t>Web</w:t>
      </w:r>
      <w:r w:rsidRPr="004047FC">
        <w:rPr>
          <w:rFonts w:hint="eastAsia"/>
        </w:rPr>
        <w:t>前端用到的</w:t>
      </w:r>
      <w:r w:rsidRPr="004047FC">
        <w:rPr>
          <w:rFonts w:hint="eastAsia"/>
        </w:rPr>
        <w:t>Vue</w:t>
      </w:r>
      <w:r w:rsidRPr="004047FC">
        <w:rPr>
          <w:rFonts w:hint="eastAsia"/>
        </w:rPr>
        <w:t>框架、</w:t>
      </w:r>
      <w:r w:rsidRPr="004047FC">
        <w:rPr>
          <w:rFonts w:hint="eastAsia"/>
        </w:rPr>
        <w:t>Vuex</w:t>
      </w:r>
      <w:r w:rsidRPr="004047FC">
        <w:rPr>
          <w:rFonts w:hint="eastAsia"/>
        </w:rPr>
        <w:t>、</w:t>
      </w:r>
      <w:r w:rsidRPr="004047FC">
        <w:rPr>
          <w:rFonts w:hint="eastAsia"/>
        </w:rPr>
        <w:t>Axios</w:t>
      </w:r>
      <w:r w:rsidRPr="004047FC">
        <w:rPr>
          <w:rFonts w:hint="eastAsia"/>
        </w:rPr>
        <w:t>、</w:t>
      </w:r>
      <w:r w:rsidRPr="004047FC">
        <w:rPr>
          <w:rFonts w:hint="eastAsia"/>
        </w:rPr>
        <w:t>Element UI</w:t>
      </w:r>
      <w:r w:rsidRPr="004047FC">
        <w:rPr>
          <w:rFonts w:hint="eastAsia"/>
        </w:rPr>
        <w:t>、</w:t>
      </w:r>
      <w:r w:rsidRPr="004047FC">
        <w:rPr>
          <w:rFonts w:hint="eastAsia"/>
        </w:rPr>
        <w:t>flv.js</w:t>
      </w:r>
      <w:r w:rsidRPr="004047FC">
        <w:rPr>
          <w:rFonts w:hint="eastAsia"/>
        </w:rPr>
        <w:t>和</w:t>
      </w:r>
      <w:r w:rsidRPr="004047FC">
        <w:rPr>
          <w:rFonts w:hint="eastAsia"/>
        </w:rPr>
        <w:t>Vue Router</w:t>
      </w:r>
      <w:r w:rsidRPr="004047FC">
        <w:rPr>
          <w:rFonts w:hint="eastAsia"/>
        </w:rPr>
        <w:t>等技术。服务器端所用到的</w:t>
      </w:r>
      <w:r w:rsidRPr="004047FC">
        <w:rPr>
          <w:rFonts w:hint="eastAsia"/>
        </w:rPr>
        <w:t>Java</w:t>
      </w:r>
      <w:r w:rsidRPr="004047FC">
        <w:rPr>
          <w:rFonts w:hint="eastAsia"/>
        </w:rPr>
        <w:t>语言、</w:t>
      </w:r>
      <w:r w:rsidRPr="004047FC">
        <w:rPr>
          <w:rFonts w:hint="eastAsia"/>
        </w:rPr>
        <w:t>Spring Boot</w:t>
      </w:r>
      <w:r w:rsidRPr="004047FC">
        <w:rPr>
          <w:rFonts w:hint="eastAsia"/>
        </w:rPr>
        <w:t>框架、</w:t>
      </w:r>
      <w:r w:rsidRPr="004047FC">
        <w:rPr>
          <w:rFonts w:hint="eastAsia"/>
        </w:rPr>
        <w:t>Mybatis</w:t>
      </w:r>
      <w:r w:rsidRPr="004047FC">
        <w:rPr>
          <w:rFonts w:hint="eastAsia"/>
        </w:rPr>
        <w:t>框架、</w:t>
      </w:r>
      <w:r w:rsidRPr="004047FC">
        <w:rPr>
          <w:rFonts w:hint="eastAsia"/>
        </w:rPr>
        <w:t>WebSocket</w:t>
      </w:r>
      <w:r w:rsidRPr="004047FC">
        <w:rPr>
          <w:rFonts w:hint="eastAsia"/>
        </w:rPr>
        <w:t>技术、</w:t>
      </w:r>
      <w:r w:rsidRPr="004047FC">
        <w:rPr>
          <w:rFonts w:hint="eastAsia"/>
        </w:rPr>
        <w:t>Mysql</w:t>
      </w:r>
      <w:r w:rsidRPr="004047FC">
        <w:rPr>
          <w:rFonts w:hint="eastAsia"/>
        </w:rPr>
        <w:t>数据库等。移动端所用到的</w:t>
      </w:r>
      <w:r w:rsidRPr="004047FC">
        <w:rPr>
          <w:rFonts w:hint="eastAsia"/>
        </w:rPr>
        <w:t>Uniapp</w:t>
      </w:r>
      <w:r w:rsidRPr="004047FC">
        <w:rPr>
          <w:rFonts w:hint="eastAsia"/>
        </w:rPr>
        <w:t>框架，还有流媒体服务器所使用的</w:t>
      </w:r>
      <w:r w:rsidRPr="004047FC">
        <w:rPr>
          <w:rFonts w:hint="eastAsia"/>
        </w:rPr>
        <w:t>RTMP</w:t>
      </w:r>
      <w:r w:rsidRPr="004047FC">
        <w:rPr>
          <w:rFonts w:hint="eastAsia"/>
        </w:rPr>
        <w:t>、</w:t>
      </w:r>
      <w:r w:rsidRPr="004047FC">
        <w:rPr>
          <w:rFonts w:hint="eastAsia"/>
        </w:rPr>
        <w:t>HLS</w:t>
      </w:r>
      <w:r w:rsidRPr="004047FC">
        <w:rPr>
          <w:rFonts w:hint="eastAsia"/>
        </w:rPr>
        <w:t>流媒体协议以及</w:t>
      </w:r>
      <w:r w:rsidRPr="004047FC">
        <w:rPr>
          <w:rFonts w:hint="eastAsia"/>
        </w:rPr>
        <w:t>IDEA</w:t>
      </w:r>
      <w:r w:rsidRPr="004047FC">
        <w:rPr>
          <w:rFonts w:hint="eastAsia"/>
        </w:rPr>
        <w:t>、</w:t>
      </w:r>
      <w:r w:rsidRPr="004047FC">
        <w:rPr>
          <w:rFonts w:hint="eastAsia"/>
        </w:rPr>
        <w:t>GIT</w:t>
      </w:r>
      <w:r w:rsidRPr="004047FC">
        <w:rPr>
          <w:rFonts w:hint="eastAsia"/>
        </w:rPr>
        <w:t>等相关开发工具。</w:t>
      </w:r>
    </w:p>
    <w:p w14:paraId="4A57D92F" w14:textId="77777777" w:rsidR="0047503A" w:rsidRPr="004047FC" w:rsidRDefault="004047FC">
      <w:pPr>
        <w:pStyle w:val="1"/>
        <w:jc w:val="center"/>
      </w:pPr>
      <w:bookmarkStart w:id="49" w:name="_Toc18129"/>
      <w:r w:rsidRPr="004047FC">
        <w:rPr>
          <w:rFonts w:hint="eastAsia"/>
        </w:rPr>
        <w:lastRenderedPageBreak/>
        <w:t>第</w:t>
      </w:r>
      <w:r w:rsidRPr="004047FC">
        <w:rPr>
          <w:rFonts w:hint="eastAsia"/>
        </w:rPr>
        <w:t>3</w:t>
      </w:r>
      <w:r w:rsidRPr="004047FC">
        <w:rPr>
          <w:rFonts w:hint="eastAsia"/>
        </w:rPr>
        <w:t>章</w:t>
      </w:r>
      <w:r w:rsidRPr="004047FC">
        <w:rPr>
          <w:rFonts w:hint="eastAsia"/>
        </w:rPr>
        <w:t xml:space="preserve"> </w:t>
      </w:r>
      <w:r w:rsidRPr="004047FC">
        <w:rPr>
          <w:rFonts w:hint="eastAsia"/>
        </w:rPr>
        <w:t>系统需求分析</w:t>
      </w:r>
      <w:bookmarkEnd w:id="49"/>
    </w:p>
    <w:p w14:paraId="2733ACBA" w14:textId="77777777" w:rsidR="0047503A" w:rsidRPr="004047FC" w:rsidRDefault="004047FC">
      <w:pPr>
        <w:ind w:firstLine="420"/>
      </w:pPr>
      <w:r w:rsidRPr="004047FC">
        <w:rPr>
          <w:rFonts w:hint="eastAsia"/>
        </w:rPr>
        <w:t>系统需求分析是软件开发之前的准备工作，是软件计划阶段极为重要的一步，也是决定着日后软件开发效率的重要活动，好的系统需求分析能够为软件开发打下坚实的基础。需求分析是介于系统分析和软件设计阶段之间的桥梁。一方面，需求分析以系统规格说明和项目规划作为分析活动的基本出发点，并从软件角度对它们进行检查与调整；另一方面，需求规格说明又是软件设计、实现、测试直至维护的主要基础。良好的分析活动有助于避免或尽早剔除早期错误，从而提高软件生产率，降低开发成本，改进软件质量。</w:t>
      </w:r>
    </w:p>
    <w:p w14:paraId="04762E72" w14:textId="77777777" w:rsidR="0047503A" w:rsidRPr="004047FC" w:rsidRDefault="004047FC">
      <w:pPr>
        <w:pStyle w:val="2"/>
      </w:pPr>
      <w:bookmarkStart w:id="50" w:name="_Toc30004"/>
      <w:r w:rsidRPr="004047FC">
        <w:rPr>
          <w:rFonts w:hint="eastAsia"/>
        </w:rPr>
        <w:t xml:space="preserve">3.1 </w:t>
      </w:r>
      <w:r w:rsidRPr="004047FC">
        <w:rPr>
          <w:rFonts w:hint="eastAsia"/>
        </w:rPr>
        <w:t>用户角色</w:t>
      </w:r>
      <w:commentRangeStart w:id="51"/>
      <w:r w:rsidRPr="004047FC">
        <w:rPr>
          <w:rFonts w:hint="eastAsia"/>
        </w:rPr>
        <w:t>分析</w:t>
      </w:r>
      <w:bookmarkEnd w:id="50"/>
      <w:commentRangeEnd w:id="51"/>
      <w:r w:rsidR="00C73FB9">
        <w:rPr>
          <w:rStyle w:val="a8"/>
          <w:rFonts w:asciiTheme="minorHAnsi" w:eastAsiaTheme="minorEastAsia" w:hAnsiTheme="minorHAnsi"/>
          <w:b w:val="0"/>
        </w:rPr>
        <w:commentReference w:id="51"/>
      </w:r>
    </w:p>
    <w:p w14:paraId="44E07AD8" w14:textId="77777777" w:rsidR="0047503A" w:rsidRPr="004047FC" w:rsidRDefault="004047FC">
      <w:pPr>
        <w:ind w:firstLine="420"/>
      </w:pPr>
      <w:r w:rsidRPr="004047FC">
        <w:rPr>
          <w:rFonts w:hint="eastAsia"/>
        </w:rPr>
        <w:t>应急演练辅助教学系统以应急演练直播为核心，以为目标，能够实现</w:t>
      </w:r>
      <w:r w:rsidRPr="004047FC">
        <w:rPr>
          <w:rFonts w:hint="eastAsia"/>
        </w:rPr>
        <w:t xml:space="preserve">  </w:t>
      </w:r>
      <w:r w:rsidRPr="004047FC">
        <w:rPr>
          <w:rFonts w:hint="eastAsia"/>
        </w:rPr>
        <w:t>相关业务。本文所实现的应急演练辅助教学系统面向的用户主要包括三类：摄影用户、管理员用户和评估用户。下面分别对这三类用户进行介绍。</w:t>
      </w:r>
    </w:p>
    <w:p w14:paraId="72D5897B" w14:textId="77777777" w:rsidR="0047503A" w:rsidRPr="004047FC" w:rsidRDefault="004047FC">
      <w:pPr>
        <w:numPr>
          <w:ilvl w:val="0"/>
          <w:numId w:val="7"/>
        </w:numPr>
        <w:ind w:firstLine="420"/>
      </w:pPr>
      <w:r w:rsidRPr="004047FC">
        <w:rPr>
          <w:rFonts w:hint="eastAsia"/>
        </w:rPr>
        <w:t>摄影用户</w:t>
      </w:r>
    </w:p>
    <w:p w14:paraId="05082BCC" w14:textId="77777777" w:rsidR="0047503A" w:rsidRPr="004047FC" w:rsidRDefault="004047FC">
      <w:pPr>
        <w:tabs>
          <w:tab w:val="left" w:pos="312"/>
        </w:tabs>
      </w:pPr>
      <w:r w:rsidRPr="004047FC">
        <w:rPr>
          <w:rFonts w:hint="eastAsia"/>
        </w:rPr>
        <w:tab/>
      </w:r>
      <w:r w:rsidRPr="004047FC">
        <w:rPr>
          <w:rFonts w:hint="eastAsia"/>
        </w:rPr>
        <w:t>摄影用户是移动端的基本用户，是应急演练直播的核心用户。摄影用户可以注册登录到应急演练辅助教学系统移动端，主要功能为根据管理员用户发布的应急演练进行现场直播，以及查看当前用户的录播。摄影用户用例图如图</w:t>
      </w:r>
      <w:r w:rsidRPr="004047FC">
        <w:rPr>
          <w:rFonts w:hint="eastAsia"/>
        </w:rPr>
        <w:t>3-1</w:t>
      </w:r>
      <w:r w:rsidRPr="004047FC">
        <w:rPr>
          <w:rFonts w:hint="eastAsia"/>
        </w:rPr>
        <w:t>所示。</w:t>
      </w:r>
    </w:p>
    <w:p w14:paraId="2584EB2E" w14:textId="77777777" w:rsidR="0047503A" w:rsidRPr="004047FC" w:rsidRDefault="004047FC">
      <w:pPr>
        <w:tabs>
          <w:tab w:val="left" w:pos="312"/>
        </w:tabs>
        <w:jc w:val="center"/>
      </w:pPr>
      <w:commentRangeStart w:id="52"/>
      <w:r w:rsidRPr="004047FC">
        <w:rPr>
          <w:rFonts w:hint="eastAsia"/>
          <w:noProof/>
        </w:rPr>
        <w:drawing>
          <wp:inline distT="0" distB="0" distL="114300" distR="114300" wp14:anchorId="14CEC040" wp14:editId="5AB20CE6">
            <wp:extent cx="5272405" cy="3698240"/>
            <wp:effectExtent l="0" t="0" r="0" b="0"/>
            <wp:docPr id="3" name="图片 3"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8)"/>
                    <pic:cNvPicPr>
                      <a:picLocks noChangeAspect="1"/>
                    </pic:cNvPicPr>
                  </pic:nvPicPr>
                  <pic:blipFill>
                    <a:blip r:embed="rId11"/>
                    <a:stretch>
                      <a:fillRect/>
                    </a:stretch>
                  </pic:blipFill>
                  <pic:spPr>
                    <a:xfrm>
                      <a:off x="0" y="0"/>
                      <a:ext cx="5272405" cy="3698240"/>
                    </a:xfrm>
                    <a:prstGeom prst="rect">
                      <a:avLst/>
                    </a:prstGeom>
                  </pic:spPr>
                </pic:pic>
              </a:graphicData>
            </a:graphic>
          </wp:inline>
        </w:drawing>
      </w:r>
    </w:p>
    <w:p w14:paraId="773F14C8" w14:textId="77777777" w:rsidR="0047503A" w:rsidRPr="004047FC" w:rsidRDefault="004047FC">
      <w:pPr>
        <w:tabs>
          <w:tab w:val="left" w:pos="312"/>
        </w:tabs>
        <w:jc w:val="center"/>
      </w:pPr>
      <w:r w:rsidRPr="004047FC">
        <w:rPr>
          <w:rFonts w:hint="eastAsia"/>
        </w:rPr>
        <w:t>图</w:t>
      </w:r>
      <w:r w:rsidRPr="004047FC">
        <w:rPr>
          <w:rFonts w:hint="eastAsia"/>
        </w:rPr>
        <w:t xml:space="preserve">3-1 </w:t>
      </w:r>
      <w:r w:rsidRPr="004047FC">
        <w:rPr>
          <w:rFonts w:hint="eastAsia"/>
        </w:rPr>
        <w:t>摄影用户用例图</w:t>
      </w:r>
      <w:commentRangeEnd w:id="52"/>
      <w:r w:rsidR="00FA0223">
        <w:rPr>
          <w:rStyle w:val="a8"/>
        </w:rPr>
        <w:commentReference w:id="52"/>
      </w:r>
    </w:p>
    <w:p w14:paraId="4A0D2B06" w14:textId="77777777" w:rsidR="0047503A" w:rsidRPr="004047FC" w:rsidRDefault="0047503A">
      <w:pPr>
        <w:tabs>
          <w:tab w:val="left" w:pos="312"/>
        </w:tabs>
      </w:pPr>
    </w:p>
    <w:p w14:paraId="76387472" w14:textId="77777777" w:rsidR="0047503A" w:rsidRPr="004047FC" w:rsidRDefault="004047FC">
      <w:pPr>
        <w:numPr>
          <w:ilvl w:val="0"/>
          <w:numId w:val="7"/>
        </w:numPr>
        <w:ind w:firstLine="420"/>
      </w:pPr>
      <w:r w:rsidRPr="004047FC">
        <w:rPr>
          <w:rFonts w:hint="eastAsia"/>
        </w:rPr>
        <w:t>管理员用户</w:t>
      </w:r>
    </w:p>
    <w:p w14:paraId="6ED82F80" w14:textId="77777777" w:rsidR="0047503A" w:rsidRPr="004047FC" w:rsidRDefault="004047FC">
      <w:pPr>
        <w:tabs>
          <w:tab w:val="left" w:pos="312"/>
        </w:tabs>
      </w:pPr>
      <w:r w:rsidRPr="004047FC">
        <w:rPr>
          <w:rFonts w:hint="eastAsia"/>
        </w:rPr>
        <w:tab/>
      </w:r>
      <w:r w:rsidRPr="004047FC">
        <w:rPr>
          <w:rFonts w:hint="eastAsia"/>
        </w:rPr>
        <w:t>管理员用户是</w:t>
      </w:r>
      <w:r w:rsidRPr="004047FC">
        <w:rPr>
          <w:rFonts w:hint="eastAsia"/>
        </w:rPr>
        <w:t>Web</w:t>
      </w:r>
      <w:r w:rsidRPr="004047FC">
        <w:rPr>
          <w:rFonts w:hint="eastAsia"/>
        </w:rPr>
        <w:t>前端的主要用户，可以对应急演练进行配置，包括应急演练开放时间管理、评估人员管理、评估指标管理、附件管理等。也可以对普通用户和管理员用户进行新</w:t>
      </w:r>
      <w:r w:rsidRPr="004047FC">
        <w:rPr>
          <w:rFonts w:hint="eastAsia"/>
        </w:rPr>
        <w:lastRenderedPageBreak/>
        <w:t>增、删除、修改、查看等操作。此外，管理员用户还可以多窗口观看应急演练现场直播情况，和摄影用户实时文字交互，掌控应急演练全局执行情况。还可以观看录播视频，对多个录播视频进行同步播放，复盘分析应急演练整体执行情况。管理员用户用例图如图</w:t>
      </w:r>
      <w:r w:rsidRPr="004047FC">
        <w:rPr>
          <w:rFonts w:hint="eastAsia"/>
        </w:rPr>
        <w:t>3-2</w:t>
      </w:r>
      <w:r w:rsidRPr="004047FC">
        <w:rPr>
          <w:rFonts w:hint="eastAsia"/>
        </w:rPr>
        <w:t>所示。</w:t>
      </w:r>
    </w:p>
    <w:p w14:paraId="76A32587" w14:textId="77777777" w:rsidR="0047503A" w:rsidRPr="004047FC" w:rsidRDefault="0047503A">
      <w:pPr>
        <w:tabs>
          <w:tab w:val="left" w:pos="312"/>
        </w:tabs>
      </w:pPr>
    </w:p>
    <w:p w14:paraId="6BE398C3" w14:textId="77777777" w:rsidR="0047503A" w:rsidRPr="004047FC" w:rsidRDefault="004047FC">
      <w:pPr>
        <w:tabs>
          <w:tab w:val="left" w:pos="312"/>
        </w:tabs>
      </w:pPr>
      <w:r w:rsidRPr="004047FC">
        <w:rPr>
          <w:noProof/>
        </w:rPr>
        <w:drawing>
          <wp:inline distT="0" distB="0" distL="114300" distR="114300" wp14:anchorId="7BA5AF7D" wp14:editId="1E4A49BF">
            <wp:extent cx="5266055" cy="5225415"/>
            <wp:effectExtent l="0" t="0" r="0" b="0"/>
            <wp:docPr id="22" name="图片 22"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0)"/>
                    <pic:cNvPicPr>
                      <a:picLocks noChangeAspect="1"/>
                    </pic:cNvPicPr>
                  </pic:nvPicPr>
                  <pic:blipFill>
                    <a:blip r:embed="rId12"/>
                    <a:stretch>
                      <a:fillRect/>
                    </a:stretch>
                  </pic:blipFill>
                  <pic:spPr>
                    <a:xfrm>
                      <a:off x="0" y="0"/>
                      <a:ext cx="5266055" cy="5225415"/>
                    </a:xfrm>
                    <a:prstGeom prst="rect">
                      <a:avLst/>
                    </a:prstGeom>
                  </pic:spPr>
                </pic:pic>
              </a:graphicData>
            </a:graphic>
          </wp:inline>
        </w:drawing>
      </w:r>
    </w:p>
    <w:p w14:paraId="15686043" w14:textId="77777777" w:rsidR="0047503A" w:rsidRPr="004047FC" w:rsidRDefault="004047FC">
      <w:pPr>
        <w:tabs>
          <w:tab w:val="left" w:pos="312"/>
        </w:tabs>
        <w:jc w:val="center"/>
      </w:pPr>
      <w:r w:rsidRPr="004047FC">
        <w:rPr>
          <w:rFonts w:hint="eastAsia"/>
        </w:rPr>
        <w:t>图</w:t>
      </w:r>
      <w:r w:rsidRPr="004047FC">
        <w:rPr>
          <w:rFonts w:hint="eastAsia"/>
        </w:rPr>
        <w:t xml:space="preserve">3-2 </w:t>
      </w:r>
      <w:r w:rsidRPr="004047FC">
        <w:rPr>
          <w:rFonts w:hint="eastAsia"/>
        </w:rPr>
        <w:t>管理员用户用例图</w:t>
      </w:r>
    </w:p>
    <w:p w14:paraId="6041A1B6" w14:textId="77777777" w:rsidR="0047503A" w:rsidRPr="004047FC" w:rsidRDefault="0047503A">
      <w:pPr>
        <w:tabs>
          <w:tab w:val="left" w:pos="312"/>
        </w:tabs>
      </w:pPr>
    </w:p>
    <w:p w14:paraId="50E5A5DF" w14:textId="77777777" w:rsidR="0047503A" w:rsidRPr="004047FC" w:rsidRDefault="004047FC">
      <w:pPr>
        <w:numPr>
          <w:ilvl w:val="0"/>
          <w:numId w:val="7"/>
        </w:numPr>
        <w:ind w:firstLine="420"/>
      </w:pPr>
      <w:r w:rsidRPr="004047FC">
        <w:rPr>
          <w:rFonts w:hint="eastAsia"/>
        </w:rPr>
        <w:t>评估用户</w:t>
      </w:r>
    </w:p>
    <w:p w14:paraId="1519454A" w14:textId="77777777" w:rsidR="0047503A" w:rsidRPr="004047FC" w:rsidRDefault="004047FC">
      <w:pPr>
        <w:tabs>
          <w:tab w:val="left" w:pos="312"/>
        </w:tabs>
      </w:pPr>
      <w:r w:rsidRPr="004047FC">
        <w:rPr>
          <w:rFonts w:hint="eastAsia"/>
        </w:rPr>
        <w:tab/>
      </w:r>
      <w:r w:rsidRPr="004047FC">
        <w:rPr>
          <w:rFonts w:hint="eastAsia"/>
        </w:rPr>
        <w:t>评估用户是</w:t>
      </w:r>
      <w:r w:rsidRPr="004047FC">
        <w:rPr>
          <w:rFonts w:hint="eastAsia"/>
        </w:rPr>
        <w:t>Web</w:t>
      </w:r>
      <w:r w:rsidRPr="004047FC">
        <w:rPr>
          <w:rFonts w:hint="eastAsia"/>
        </w:rPr>
        <w:t>前端的用户，评估用户可以多窗口观看应急演练执行状况，然后根据管理员用户配置的应急演练中的评估指标，对应急演练执行情况做出具体的评价。评估用户用例图如图</w:t>
      </w:r>
      <w:r w:rsidRPr="004047FC">
        <w:rPr>
          <w:rFonts w:hint="eastAsia"/>
        </w:rPr>
        <w:t>3-3</w:t>
      </w:r>
      <w:r w:rsidRPr="004047FC">
        <w:rPr>
          <w:rFonts w:hint="eastAsia"/>
        </w:rPr>
        <w:t>所示。</w:t>
      </w:r>
    </w:p>
    <w:p w14:paraId="0583E33B" w14:textId="77777777" w:rsidR="0047503A" w:rsidRPr="004047FC" w:rsidRDefault="0047503A">
      <w:pPr>
        <w:ind w:firstLine="420"/>
      </w:pPr>
    </w:p>
    <w:p w14:paraId="2FB0FC84" w14:textId="77777777" w:rsidR="0047503A" w:rsidRPr="004047FC" w:rsidRDefault="004047FC">
      <w:r w:rsidRPr="004047FC">
        <w:rPr>
          <w:noProof/>
        </w:rPr>
        <w:lastRenderedPageBreak/>
        <w:drawing>
          <wp:inline distT="0" distB="0" distL="114300" distR="114300" wp14:anchorId="22FBD744" wp14:editId="327E0BFE">
            <wp:extent cx="5264150" cy="4155440"/>
            <wp:effectExtent l="0" t="0" r="0" b="0"/>
            <wp:docPr id="24" name="图片 2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11)"/>
                    <pic:cNvPicPr>
                      <a:picLocks noChangeAspect="1"/>
                    </pic:cNvPicPr>
                  </pic:nvPicPr>
                  <pic:blipFill>
                    <a:blip r:embed="rId13"/>
                    <a:stretch>
                      <a:fillRect/>
                    </a:stretch>
                  </pic:blipFill>
                  <pic:spPr>
                    <a:xfrm>
                      <a:off x="0" y="0"/>
                      <a:ext cx="5264150" cy="4155440"/>
                    </a:xfrm>
                    <a:prstGeom prst="rect">
                      <a:avLst/>
                    </a:prstGeom>
                  </pic:spPr>
                </pic:pic>
              </a:graphicData>
            </a:graphic>
          </wp:inline>
        </w:drawing>
      </w:r>
    </w:p>
    <w:p w14:paraId="33D422A1" w14:textId="77777777" w:rsidR="0047503A" w:rsidRPr="004047FC" w:rsidRDefault="004047FC">
      <w:pPr>
        <w:tabs>
          <w:tab w:val="left" w:pos="312"/>
        </w:tabs>
        <w:jc w:val="center"/>
      </w:pPr>
      <w:r w:rsidRPr="004047FC">
        <w:rPr>
          <w:rFonts w:hint="eastAsia"/>
        </w:rPr>
        <w:t>图</w:t>
      </w:r>
      <w:r w:rsidRPr="004047FC">
        <w:rPr>
          <w:rFonts w:hint="eastAsia"/>
        </w:rPr>
        <w:t xml:space="preserve">3-3 </w:t>
      </w:r>
      <w:r w:rsidRPr="004047FC">
        <w:rPr>
          <w:rFonts w:hint="eastAsia"/>
        </w:rPr>
        <w:t>评估用户用例图</w:t>
      </w:r>
    </w:p>
    <w:p w14:paraId="6C4149AF" w14:textId="77777777" w:rsidR="0047503A" w:rsidRPr="004047FC" w:rsidRDefault="0047503A"/>
    <w:p w14:paraId="1FB4BE8E" w14:textId="77777777" w:rsidR="0047503A" w:rsidRPr="004047FC" w:rsidRDefault="004047FC">
      <w:pPr>
        <w:pStyle w:val="2"/>
      </w:pPr>
      <w:bookmarkStart w:id="53" w:name="_Toc30614"/>
      <w:r w:rsidRPr="004047FC">
        <w:rPr>
          <w:rFonts w:hint="eastAsia"/>
        </w:rPr>
        <w:t xml:space="preserve">3.2 </w:t>
      </w:r>
      <w:r w:rsidRPr="004047FC">
        <w:rPr>
          <w:rFonts w:hint="eastAsia"/>
        </w:rPr>
        <w:t>功能需求分析</w:t>
      </w:r>
      <w:bookmarkEnd w:id="53"/>
    </w:p>
    <w:p w14:paraId="73FF0A5A" w14:textId="77777777" w:rsidR="0047503A" w:rsidRPr="004047FC" w:rsidRDefault="004047FC">
      <w:pPr>
        <w:ind w:firstLine="420"/>
      </w:pPr>
      <w:r w:rsidRPr="004047FC">
        <w:rPr>
          <w:rFonts w:hint="eastAsia"/>
        </w:rPr>
        <w:t>通过前期对需求地调研可以得出，本文所要设计和实现的应急演练辅助教学系统主要包括应急演练的配置、自定义评估指标、应急演练直播、录播、事后复盘评估等业务功能。管理员用户通过该系统对应急演练设置执行时间、指标、评估人员等。摄影用户可以登录移动端系统，在应急演练的开放时间内选择对应的应急演练，对应急演练现场执行情况进行直播。</w:t>
      </w:r>
    </w:p>
    <w:p w14:paraId="1A3D0473" w14:textId="77777777" w:rsidR="0047503A" w:rsidRPr="004047FC" w:rsidRDefault="004047FC">
      <w:r w:rsidRPr="004047FC">
        <w:rPr>
          <w:rFonts w:hint="eastAsia"/>
        </w:rPr>
        <w:t>评估人员可以通过该系统实时观看多窗口应急演练的执行状况，结合管理员用户设置的指标，对应急演练执行情况进行具体评价。</w:t>
      </w:r>
    </w:p>
    <w:p w14:paraId="31E07D08" w14:textId="77777777" w:rsidR="0047503A" w:rsidRPr="004047FC" w:rsidRDefault="004047FC">
      <w:pPr>
        <w:ind w:firstLine="420"/>
      </w:pPr>
      <w:r w:rsidRPr="004047FC">
        <w:rPr>
          <w:rFonts w:hint="eastAsia"/>
        </w:rPr>
        <w:t>基于以上需求分析，将本文所要设计和实现的应急演练辅助教学系统按模块分为应急演练直播模块、应急演练录播模块、应急演练交互模块、应急演练配置模块、应急演练评估模块和用户管理模块六个模块。</w:t>
      </w:r>
    </w:p>
    <w:p w14:paraId="0C2959CD" w14:textId="77777777" w:rsidR="0047503A" w:rsidRPr="004047FC" w:rsidRDefault="004047FC">
      <w:pPr>
        <w:numPr>
          <w:ilvl w:val="0"/>
          <w:numId w:val="8"/>
        </w:numPr>
        <w:ind w:firstLine="420"/>
      </w:pPr>
      <w:r w:rsidRPr="004047FC">
        <w:rPr>
          <w:rFonts w:hint="eastAsia"/>
        </w:rPr>
        <w:t>应急演练直播模块</w:t>
      </w:r>
    </w:p>
    <w:p w14:paraId="2966C24C" w14:textId="77777777" w:rsidR="0047503A" w:rsidRPr="004047FC" w:rsidRDefault="004047FC">
      <w:pPr>
        <w:ind w:firstLine="420"/>
      </w:pPr>
      <w:r w:rsidRPr="004047FC">
        <w:rPr>
          <w:rFonts w:hint="eastAsia"/>
        </w:rPr>
        <w:t>在应急演练辅助教学系统中，应急演练直播模块是系统的核心模块，摄影用户通过选择应急演练和填写直播标题，对应急演练现场进行直播，管理员用户可通过用户名或直播标题进行筛选直播，详细功能如下：</w:t>
      </w:r>
    </w:p>
    <w:p w14:paraId="6638B99F" w14:textId="77777777" w:rsidR="0047503A" w:rsidRPr="004047FC" w:rsidRDefault="004047FC">
      <w:pPr>
        <w:numPr>
          <w:ilvl w:val="0"/>
          <w:numId w:val="9"/>
        </w:numPr>
        <w:ind w:left="840"/>
      </w:pPr>
      <w:r w:rsidRPr="004047FC">
        <w:rPr>
          <w:rFonts w:hint="eastAsia"/>
        </w:rPr>
        <w:t>直播搜索：用户可以在直播管理页面中通过搜索框对应急演练直播画面进行筛选，搜索条件包括用户手机号和应急演练直播标题。</w:t>
      </w:r>
    </w:p>
    <w:p w14:paraId="2935E4B3" w14:textId="77777777" w:rsidR="0047503A" w:rsidRPr="004047FC" w:rsidRDefault="004047FC">
      <w:pPr>
        <w:numPr>
          <w:ilvl w:val="0"/>
          <w:numId w:val="9"/>
        </w:numPr>
        <w:ind w:left="840"/>
      </w:pPr>
      <w:r w:rsidRPr="004047FC">
        <w:rPr>
          <w:rFonts w:hint="eastAsia"/>
        </w:rPr>
        <w:t>关闭无关直播：用户可以在上述直播搜索的基础上，进一步对应急演练直播画面列表进行筛选过滤，通过点击特定直播画面右上方的“</w:t>
      </w:r>
      <w:r w:rsidRPr="004047FC">
        <w:rPr>
          <w:rFonts w:hint="eastAsia"/>
        </w:rPr>
        <w:t>X</w:t>
      </w:r>
      <w:r w:rsidRPr="004047FC">
        <w:rPr>
          <w:rFonts w:hint="eastAsia"/>
        </w:rPr>
        <w:t>”号，会将当前直播画面从直播列表中移除。</w:t>
      </w:r>
    </w:p>
    <w:p w14:paraId="13937C00" w14:textId="77777777" w:rsidR="0047503A" w:rsidRPr="004047FC" w:rsidRDefault="004047FC">
      <w:pPr>
        <w:numPr>
          <w:ilvl w:val="0"/>
          <w:numId w:val="8"/>
        </w:numPr>
        <w:ind w:firstLine="420"/>
      </w:pPr>
      <w:r w:rsidRPr="004047FC">
        <w:rPr>
          <w:rFonts w:hint="eastAsia"/>
        </w:rPr>
        <w:lastRenderedPageBreak/>
        <w:t>应急演练录播模块</w:t>
      </w:r>
    </w:p>
    <w:p w14:paraId="1C08BEBB" w14:textId="77777777" w:rsidR="0047503A" w:rsidRPr="004047FC" w:rsidRDefault="004047FC">
      <w:pPr>
        <w:ind w:left="420"/>
      </w:pPr>
      <w:r w:rsidRPr="004047FC">
        <w:rPr>
          <w:rFonts w:hint="eastAsia"/>
        </w:rPr>
        <w:t>应急演练录播是对应急演练历史直播视频资源进行存储和播放，用户可以通过时间、标题和用户名等条件搜索录播视频资源，也可以选择多个录播视频进行同步播放，对应急演练全局状况进行复盘评估，详细功能如下：</w:t>
      </w:r>
    </w:p>
    <w:p w14:paraId="1689BE4A" w14:textId="77777777" w:rsidR="0047503A" w:rsidRPr="004047FC" w:rsidRDefault="004047FC">
      <w:pPr>
        <w:numPr>
          <w:ilvl w:val="0"/>
          <w:numId w:val="10"/>
        </w:numPr>
        <w:ind w:left="840"/>
      </w:pPr>
      <w:r w:rsidRPr="004047FC">
        <w:rPr>
          <w:rFonts w:hint="eastAsia"/>
        </w:rPr>
        <w:t>录播搜索：用户可以在录播管理页面中通过文字搜索框和时间搜索框来筛选录播视频资源，文字搜索框可以输入用户名和直播标题，时间搜索框可以输入开始时间和结束时间的范围。</w:t>
      </w:r>
    </w:p>
    <w:p w14:paraId="3D55D2C2" w14:textId="77777777" w:rsidR="0047503A" w:rsidRPr="004047FC" w:rsidRDefault="004047FC">
      <w:pPr>
        <w:numPr>
          <w:ilvl w:val="0"/>
          <w:numId w:val="10"/>
        </w:numPr>
        <w:ind w:left="840"/>
      </w:pPr>
      <w:r w:rsidRPr="004047FC">
        <w:rPr>
          <w:rFonts w:hint="eastAsia"/>
        </w:rPr>
        <w:t>同步播放：用户可以通过选择两个或两个以上的录播视频资源，点击同步播放按钮，系统会根据数据库中的数据信息，计算出所选录播资源列表中开始时间最晚的时间，然后将最晚时间和所选的所有录播视频资源的开始时间进行计算，得到每个录播视频资源的时间偏移量，进而设置此偏移量就可以实现同步播放功能。</w:t>
      </w:r>
    </w:p>
    <w:p w14:paraId="208326F5" w14:textId="77777777" w:rsidR="0047503A" w:rsidRPr="004047FC" w:rsidRDefault="004047FC">
      <w:pPr>
        <w:numPr>
          <w:ilvl w:val="0"/>
          <w:numId w:val="8"/>
        </w:numPr>
        <w:ind w:firstLine="420"/>
      </w:pPr>
      <w:r w:rsidRPr="004047FC">
        <w:rPr>
          <w:rFonts w:hint="eastAsia"/>
        </w:rPr>
        <w:t>应急演练交互模块</w:t>
      </w:r>
    </w:p>
    <w:p w14:paraId="627A4D9C" w14:textId="77777777" w:rsidR="0047503A" w:rsidRPr="004047FC" w:rsidRDefault="004047FC">
      <w:pPr>
        <w:ind w:firstLine="420"/>
      </w:pPr>
      <w:r w:rsidRPr="004047FC">
        <w:rPr>
          <w:rFonts w:hint="eastAsia"/>
        </w:rPr>
        <w:t>具体来说，直播交互是管理员用户和评估用户在观看应急演练现场直播时，可以通过选择一个或多个应急演练直播窗口，发送文字信息进行交互指挥。</w:t>
      </w:r>
      <w:r w:rsidRPr="004047FC">
        <w:rPr>
          <w:rFonts w:hint="eastAsia"/>
        </w:rPr>
        <w:t xml:space="preserve"> </w:t>
      </w:r>
    </w:p>
    <w:p w14:paraId="090033E4" w14:textId="77777777" w:rsidR="0047503A" w:rsidRPr="004047FC" w:rsidRDefault="004047FC">
      <w:pPr>
        <w:numPr>
          <w:ilvl w:val="0"/>
          <w:numId w:val="8"/>
        </w:numPr>
        <w:ind w:firstLine="420"/>
      </w:pPr>
      <w:r w:rsidRPr="004047FC">
        <w:rPr>
          <w:rFonts w:hint="eastAsia"/>
        </w:rPr>
        <w:t>应急演练配置模块</w:t>
      </w:r>
    </w:p>
    <w:p w14:paraId="67D3599D" w14:textId="77777777" w:rsidR="0047503A" w:rsidRPr="004047FC" w:rsidRDefault="004047FC">
      <w:pPr>
        <w:ind w:firstLine="420"/>
      </w:pPr>
      <w:r w:rsidRPr="004047FC">
        <w:rPr>
          <w:rFonts w:hint="eastAsia"/>
        </w:rPr>
        <w:t>应急演练配置模块是面向管理员用户的，管理员用户可以对应急演练进行管理，包括新增应急演练，以及对应急演练添加附件，可以传达更详细的信息，详细功能如下：</w:t>
      </w:r>
    </w:p>
    <w:p w14:paraId="3221C72F" w14:textId="77777777" w:rsidR="0047503A" w:rsidRPr="004047FC" w:rsidRDefault="004047FC">
      <w:pPr>
        <w:numPr>
          <w:ilvl w:val="0"/>
          <w:numId w:val="11"/>
        </w:numPr>
        <w:ind w:left="840"/>
      </w:pPr>
      <w:r w:rsidRPr="004047FC">
        <w:rPr>
          <w:rFonts w:hint="eastAsia"/>
        </w:rPr>
        <w:t>应急演练管理：管理员用户可以对应急演练进行新增、修改、查看和删除，其中具体包含的信息有应急演练的标题、开始时间和结束时间。</w:t>
      </w:r>
    </w:p>
    <w:p w14:paraId="54E3262C" w14:textId="77777777" w:rsidR="0047503A" w:rsidRPr="004047FC" w:rsidRDefault="004047FC">
      <w:pPr>
        <w:numPr>
          <w:ilvl w:val="0"/>
          <w:numId w:val="11"/>
        </w:numPr>
        <w:ind w:left="840"/>
      </w:pPr>
      <w:r w:rsidRPr="004047FC">
        <w:rPr>
          <w:rFonts w:hint="eastAsia"/>
        </w:rPr>
        <w:t>附件管理：管理员用户对特定的应急演练上传附件，其他用户可以直接点击附件地址对附件内容进行预览。</w:t>
      </w:r>
    </w:p>
    <w:p w14:paraId="293C467E" w14:textId="77777777" w:rsidR="0047503A" w:rsidRPr="004047FC" w:rsidRDefault="004047FC">
      <w:pPr>
        <w:numPr>
          <w:ilvl w:val="0"/>
          <w:numId w:val="8"/>
        </w:numPr>
        <w:ind w:firstLine="420"/>
      </w:pPr>
      <w:r w:rsidRPr="004047FC">
        <w:rPr>
          <w:rFonts w:hint="eastAsia"/>
        </w:rPr>
        <w:t>应急演练评估模块</w:t>
      </w:r>
    </w:p>
    <w:p w14:paraId="086927D1" w14:textId="77777777" w:rsidR="0047503A" w:rsidRPr="004047FC" w:rsidRDefault="004047FC">
      <w:pPr>
        <w:ind w:firstLine="420"/>
      </w:pPr>
      <w:r w:rsidRPr="004047FC">
        <w:rPr>
          <w:rFonts w:hint="eastAsia"/>
        </w:rPr>
        <w:t>应急演练评估模块是在应急演练配置模块的基础上，对应急演练添加评估人员和自定义指标等操作，最后评估人员根据应急演练执行状况作出具体的评价，详细功能如下：</w:t>
      </w:r>
    </w:p>
    <w:p w14:paraId="452940D0" w14:textId="77777777" w:rsidR="0047503A" w:rsidRPr="004047FC" w:rsidRDefault="004047FC">
      <w:pPr>
        <w:numPr>
          <w:ilvl w:val="0"/>
          <w:numId w:val="12"/>
        </w:numPr>
        <w:ind w:left="840"/>
      </w:pPr>
      <w:r w:rsidRPr="004047FC">
        <w:rPr>
          <w:rFonts w:hint="eastAsia"/>
        </w:rPr>
        <w:t>评估人员管理：管理员用户在上述应急演练管理的基础上，选择特定的应急演练，指定多个评估人员，为后期评估打分做准备。</w:t>
      </w:r>
    </w:p>
    <w:p w14:paraId="5AA834C4" w14:textId="77777777" w:rsidR="0047503A" w:rsidRPr="004047FC" w:rsidRDefault="004047FC">
      <w:pPr>
        <w:numPr>
          <w:ilvl w:val="0"/>
          <w:numId w:val="12"/>
        </w:numPr>
        <w:ind w:left="840"/>
      </w:pPr>
      <w:r w:rsidRPr="004047FC">
        <w:rPr>
          <w:rFonts w:hint="eastAsia"/>
        </w:rPr>
        <w:t>指标管理：管理员用户选择具体的应急演练设置自定义指标，包括单选形式、打分形式和评语形式等。</w:t>
      </w:r>
    </w:p>
    <w:p w14:paraId="01FD2ECE" w14:textId="77777777" w:rsidR="0047503A" w:rsidRPr="004047FC" w:rsidRDefault="004047FC">
      <w:pPr>
        <w:numPr>
          <w:ilvl w:val="0"/>
          <w:numId w:val="12"/>
        </w:numPr>
        <w:ind w:left="840"/>
      </w:pPr>
      <w:r w:rsidRPr="004047FC">
        <w:rPr>
          <w:rFonts w:hint="eastAsia"/>
        </w:rPr>
        <w:t>评估打分：评估人员在上述指标管理的基础上，针对特定应急演练的执行情况，进行具体的评估打分。</w:t>
      </w:r>
    </w:p>
    <w:p w14:paraId="68F94204" w14:textId="77777777" w:rsidR="0047503A" w:rsidRPr="004047FC" w:rsidRDefault="004047FC">
      <w:pPr>
        <w:numPr>
          <w:ilvl w:val="0"/>
          <w:numId w:val="8"/>
        </w:numPr>
        <w:ind w:firstLine="420"/>
      </w:pPr>
      <w:r w:rsidRPr="004047FC">
        <w:rPr>
          <w:rFonts w:hint="eastAsia"/>
        </w:rPr>
        <w:t>用户管理模块</w:t>
      </w:r>
    </w:p>
    <w:p w14:paraId="3D66819A" w14:textId="77777777" w:rsidR="0047503A" w:rsidRPr="004047FC" w:rsidRDefault="004047FC">
      <w:pPr>
        <w:ind w:firstLine="420"/>
      </w:pPr>
      <w:r w:rsidRPr="004047FC">
        <w:rPr>
          <w:rFonts w:hint="eastAsia"/>
        </w:rPr>
        <w:t>用户管理模块的主要功能是对应急演练辅助教学系统中的所有用户进行管理，包括查看、新增、删除和编辑等操作，详细功能如下：</w:t>
      </w:r>
    </w:p>
    <w:p w14:paraId="2086BBE0" w14:textId="77777777" w:rsidR="0047503A" w:rsidRPr="004047FC" w:rsidRDefault="004047FC">
      <w:pPr>
        <w:numPr>
          <w:ilvl w:val="0"/>
          <w:numId w:val="13"/>
        </w:numPr>
        <w:ind w:left="840"/>
      </w:pPr>
      <w:r w:rsidRPr="004047FC">
        <w:rPr>
          <w:rFonts w:hint="eastAsia"/>
        </w:rPr>
        <w:t>新增用户：管理员用户可以通过用户管理页面新增普通用户和管理员用户。新增用户时选择用户角色，填写用户手机号和姓名即可，用户密码默认为“</w:t>
      </w:r>
      <w:r w:rsidRPr="004047FC">
        <w:rPr>
          <w:rFonts w:hint="eastAsia"/>
        </w:rPr>
        <w:t>123456</w:t>
      </w:r>
      <w:r w:rsidRPr="004047FC">
        <w:rPr>
          <w:rFonts w:hint="eastAsia"/>
        </w:rPr>
        <w:t>”。</w:t>
      </w:r>
    </w:p>
    <w:p w14:paraId="6BE24C6D" w14:textId="77777777" w:rsidR="0047503A" w:rsidRPr="004047FC" w:rsidRDefault="004047FC">
      <w:pPr>
        <w:numPr>
          <w:ilvl w:val="0"/>
          <w:numId w:val="13"/>
        </w:numPr>
        <w:ind w:left="840"/>
      </w:pPr>
      <w:r w:rsidRPr="004047FC">
        <w:rPr>
          <w:rFonts w:hint="eastAsia"/>
        </w:rPr>
        <w:t>删除用户：管理员用户可以通过点击用户列表中每一行的特定删除按钮来删除用户，也可以通过多选框选择多个用户进行批量删除，服务器端通过用户手机号对用户进行删除。</w:t>
      </w:r>
    </w:p>
    <w:p w14:paraId="639AD972" w14:textId="77777777" w:rsidR="0047503A" w:rsidRPr="004047FC" w:rsidRDefault="004047FC">
      <w:pPr>
        <w:numPr>
          <w:ilvl w:val="0"/>
          <w:numId w:val="13"/>
        </w:numPr>
        <w:ind w:left="840"/>
      </w:pPr>
      <w:r w:rsidRPr="004047FC">
        <w:rPr>
          <w:rFonts w:hint="eastAsia"/>
        </w:rPr>
        <w:t>编辑用户：管理员用户可以对每个用户的信息进行编辑修改，能够修改的信息只有用户名，用户手机号和用户角色不允许修改。</w:t>
      </w:r>
    </w:p>
    <w:p w14:paraId="4694E153" w14:textId="77777777" w:rsidR="0047503A" w:rsidRPr="004047FC" w:rsidRDefault="0047503A"/>
    <w:p w14:paraId="5895111B" w14:textId="77777777" w:rsidR="0047503A" w:rsidRPr="004047FC" w:rsidRDefault="004047FC">
      <w:pPr>
        <w:pStyle w:val="2"/>
      </w:pPr>
      <w:bookmarkStart w:id="54" w:name="_Toc23939"/>
      <w:r w:rsidRPr="004047FC">
        <w:rPr>
          <w:rFonts w:hint="eastAsia"/>
        </w:rPr>
        <w:lastRenderedPageBreak/>
        <w:t>3.3</w:t>
      </w:r>
      <w:r w:rsidRPr="004047FC">
        <w:rPr>
          <w:rFonts w:hint="eastAsia"/>
        </w:rPr>
        <w:t>系统流程分析</w:t>
      </w:r>
      <w:bookmarkEnd w:id="54"/>
    </w:p>
    <w:p w14:paraId="69BE1E7C" w14:textId="77777777" w:rsidR="0047503A" w:rsidRPr="004047FC" w:rsidRDefault="004047FC">
      <w:pPr>
        <w:ind w:firstLine="420"/>
      </w:pPr>
      <w:r w:rsidRPr="004047FC">
        <w:rPr>
          <w:rFonts w:hint="eastAsia"/>
        </w:rPr>
        <w:t>应急演练辅助教学系统是面向摄像用户、管理员用户和评估用户的，同时具备移动端、</w:t>
      </w:r>
      <w:r w:rsidRPr="004047FC">
        <w:rPr>
          <w:rFonts w:hint="eastAsia"/>
        </w:rPr>
        <w:t>Web</w:t>
      </w:r>
      <w:r w:rsidRPr="004047FC">
        <w:rPr>
          <w:rFonts w:hint="eastAsia"/>
        </w:rPr>
        <w:t>前端和服务器端系统实现。摄影用户对应移动端系统，管理员用户和评估用户对应</w:t>
      </w:r>
      <w:r w:rsidRPr="004047FC">
        <w:rPr>
          <w:rFonts w:hint="eastAsia"/>
        </w:rPr>
        <w:t>Web</w:t>
      </w:r>
      <w:r w:rsidRPr="004047FC">
        <w:rPr>
          <w:rFonts w:hint="eastAsia"/>
        </w:rPr>
        <w:t>前端系统，用户和系统之间存在一定的关系，同时系统与系统之间、各个功能之间存在前后顺序和协作关系，这样系统才能够满足业务需求，系统安全稳定地运行，应急演练辅助教学系统的整体系统流程图如图</w:t>
      </w:r>
      <w:r w:rsidRPr="004047FC">
        <w:rPr>
          <w:rFonts w:hint="eastAsia"/>
        </w:rPr>
        <w:t>3-4</w:t>
      </w:r>
      <w:r w:rsidRPr="004047FC">
        <w:rPr>
          <w:rFonts w:hint="eastAsia"/>
        </w:rPr>
        <w:t>所</w:t>
      </w:r>
      <w:commentRangeStart w:id="55"/>
      <w:r w:rsidRPr="004047FC">
        <w:rPr>
          <w:rFonts w:hint="eastAsia"/>
        </w:rPr>
        <w:t>示</w:t>
      </w:r>
      <w:commentRangeEnd w:id="55"/>
      <w:r w:rsidR="00A14901">
        <w:rPr>
          <w:rStyle w:val="a8"/>
        </w:rPr>
        <w:commentReference w:id="55"/>
      </w:r>
      <w:r w:rsidRPr="004047FC">
        <w:rPr>
          <w:rFonts w:hint="eastAsia"/>
        </w:rPr>
        <w:t>。</w:t>
      </w:r>
    </w:p>
    <w:p w14:paraId="3DA4678B" w14:textId="77777777" w:rsidR="0047503A" w:rsidRPr="004047FC" w:rsidRDefault="004047FC">
      <w:r w:rsidRPr="004047FC">
        <w:rPr>
          <w:noProof/>
        </w:rPr>
        <w:drawing>
          <wp:inline distT="0" distB="0" distL="114300" distR="114300" wp14:anchorId="289EE345" wp14:editId="7281994B">
            <wp:extent cx="5264785" cy="4374515"/>
            <wp:effectExtent l="0" t="0" r="0" b="0"/>
            <wp:docPr id="2"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未命名文件"/>
                    <pic:cNvPicPr>
                      <a:picLocks noChangeAspect="1"/>
                    </pic:cNvPicPr>
                  </pic:nvPicPr>
                  <pic:blipFill>
                    <a:blip r:embed="rId14"/>
                    <a:stretch>
                      <a:fillRect/>
                    </a:stretch>
                  </pic:blipFill>
                  <pic:spPr>
                    <a:xfrm>
                      <a:off x="0" y="0"/>
                      <a:ext cx="5264785" cy="4374515"/>
                    </a:xfrm>
                    <a:prstGeom prst="rect">
                      <a:avLst/>
                    </a:prstGeom>
                    <a:noFill/>
                    <a:ln>
                      <a:noFill/>
                    </a:ln>
                  </pic:spPr>
                </pic:pic>
              </a:graphicData>
            </a:graphic>
          </wp:inline>
        </w:drawing>
      </w:r>
    </w:p>
    <w:p w14:paraId="672519EF" w14:textId="77777777" w:rsidR="0047503A" w:rsidRPr="004047FC" w:rsidRDefault="004047FC">
      <w:pPr>
        <w:tabs>
          <w:tab w:val="left" w:pos="312"/>
        </w:tabs>
        <w:jc w:val="center"/>
      </w:pPr>
      <w:r w:rsidRPr="004047FC">
        <w:rPr>
          <w:rFonts w:hint="eastAsia"/>
        </w:rPr>
        <w:t>图</w:t>
      </w:r>
      <w:r w:rsidRPr="004047FC">
        <w:rPr>
          <w:rFonts w:hint="eastAsia"/>
        </w:rPr>
        <w:t xml:space="preserve">3-4 </w:t>
      </w:r>
      <w:r w:rsidRPr="004047FC">
        <w:rPr>
          <w:rFonts w:hint="eastAsia"/>
        </w:rPr>
        <w:t>系统整体系统流程图</w:t>
      </w:r>
    </w:p>
    <w:p w14:paraId="1560C8E2" w14:textId="77777777" w:rsidR="0047503A" w:rsidRPr="004047FC" w:rsidRDefault="004047FC">
      <w:pPr>
        <w:pStyle w:val="2"/>
      </w:pPr>
      <w:bookmarkStart w:id="56" w:name="_Toc25458"/>
      <w:r w:rsidRPr="004047FC">
        <w:rPr>
          <w:rFonts w:hint="eastAsia"/>
        </w:rPr>
        <w:t xml:space="preserve">3.4 </w:t>
      </w:r>
      <w:r w:rsidRPr="004047FC">
        <w:rPr>
          <w:rFonts w:hint="eastAsia"/>
        </w:rPr>
        <w:t>可行性分析</w:t>
      </w:r>
      <w:bookmarkEnd w:id="56"/>
    </w:p>
    <w:p w14:paraId="3D073E86" w14:textId="77777777" w:rsidR="0047503A" w:rsidRPr="004047FC" w:rsidRDefault="004047FC">
      <w:pPr>
        <w:ind w:firstLine="420"/>
      </w:pPr>
      <w:r w:rsidRPr="004047FC">
        <w:rPr>
          <w:rFonts w:hint="eastAsia"/>
        </w:rPr>
        <w:t>通过对高校教师和学生进行需求调研，明确了本文所要设计和开发的应急演练辅助教学系统的目标，系统所面向的用户人群和主要功能。下面从市场可行性和技术可行性对应急演练辅助教学系统进行可行性分析。</w:t>
      </w:r>
    </w:p>
    <w:p w14:paraId="59F66BE7" w14:textId="4C547FA0" w:rsidR="0047503A" w:rsidRPr="004047FC" w:rsidRDefault="004047FC">
      <w:pPr>
        <w:ind w:firstLine="420"/>
      </w:pPr>
      <w:r w:rsidRPr="004047FC">
        <w:rPr>
          <w:rFonts w:hint="eastAsia"/>
        </w:rPr>
        <w:t>（</w:t>
      </w:r>
      <w:r w:rsidRPr="004047FC">
        <w:rPr>
          <w:rFonts w:hint="eastAsia"/>
        </w:rPr>
        <w:t>1</w:t>
      </w:r>
      <w:r w:rsidRPr="004047FC">
        <w:rPr>
          <w:rFonts w:hint="eastAsia"/>
        </w:rPr>
        <w:t>）市场可行性。在当代经济条件下，随着经济和技术的发展，灾害所带来的经济损失和人员伤亡逐渐扩大，但是普遍人员在应对灾害的过程中存在不规范的情况，为了避免这一情况的发生，应急演练变得越来越重要。在传统的应急演练过程中，指挥人员需要在现场观看应急演练，很难统筹全局，同时应急演练事后复盘评估较为困难。因此，从市场前景来看，这样一个应急演练辅助教学系统是非常有必要的。</w:t>
      </w:r>
    </w:p>
    <w:p w14:paraId="5D9652DC" w14:textId="002D3156" w:rsidR="0047503A" w:rsidRPr="004047FC" w:rsidRDefault="004047FC">
      <w:pPr>
        <w:ind w:firstLine="420"/>
      </w:pPr>
      <w:r w:rsidRPr="004047FC">
        <w:rPr>
          <w:rFonts w:hint="eastAsia"/>
        </w:rPr>
        <w:t>（</w:t>
      </w:r>
      <w:r w:rsidRPr="004047FC">
        <w:rPr>
          <w:rFonts w:hint="eastAsia"/>
        </w:rPr>
        <w:t>2</w:t>
      </w:r>
      <w:r w:rsidRPr="004047FC">
        <w:rPr>
          <w:rFonts w:hint="eastAsia"/>
        </w:rPr>
        <w:t>）技术可行性。随着网络技术的发展，特别随着</w:t>
      </w:r>
      <w:r w:rsidRPr="004047FC">
        <w:rPr>
          <w:rFonts w:hint="eastAsia"/>
        </w:rPr>
        <w:t>Web</w:t>
      </w:r>
      <w:r w:rsidRPr="004047FC">
        <w:rPr>
          <w:rFonts w:hint="eastAsia"/>
        </w:rPr>
        <w:t>技术的不断成熟，</w:t>
      </w:r>
      <w:r w:rsidRPr="004047FC">
        <w:rPr>
          <w:rFonts w:hint="eastAsia"/>
        </w:rPr>
        <w:t xml:space="preserve">B/S </w:t>
      </w:r>
      <w:r w:rsidRPr="004047FC">
        <w:rPr>
          <w:rFonts w:hint="eastAsia"/>
        </w:rPr>
        <w:t>这种软</w:t>
      </w:r>
      <w:r w:rsidRPr="004047FC">
        <w:rPr>
          <w:rFonts w:hint="eastAsia"/>
        </w:rPr>
        <w:lastRenderedPageBreak/>
        <w:t>件体系结构功能越来越强大。这种结构可以有效降低资源成本，提高系统的性能。本文拟采用前服务器端分离的模式对应急演练辅助教学系统进行设计与实现，能够极大地提高开发效率，降低软件的耦合度，提高了处理复杂业务的能力，使得服务器端只需专注业务逻辑代码处理，</w:t>
      </w:r>
      <w:r w:rsidRPr="004047FC">
        <w:rPr>
          <w:rFonts w:hint="eastAsia"/>
        </w:rPr>
        <w:t>Web</w:t>
      </w:r>
      <w:r w:rsidRPr="004047FC">
        <w:rPr>
          <w:rFonts w:hint="eastAsia"/>
        </w:rPr>
        <w:t>前端专注于页面渲染，分工明确，简单高效。因此，本文应急演练辅助教学系统技术上是可行的。</w:t>
      </w:r>
    </w:p>
    <w:p w14:paraId="6AF5A8DF" w14:textId="77777777" w:rsidR="0047503A" w:rsidRPr="004047FC" w:rsidRDefault="004047FC">
      <w:pPr>
        <w:ind w:firstLine="420"/>
      </w:pPr>
      <w:r w:rsidRPr="004047FC">
        <w:rPr>
          <w:rFonts w:hint="eastAsia"/>
        </w:rPr>
        <w:t>本文应急演练辅助教学系统服务器端拟采用面向对象编程语言</w:t>
      </w:r>
      <w:r w:rsidRPr="004047FC">
        <w:rPr>
          <w:rFonts w:hint="eastAsia"/>
        </w:rPr>
        <w:t>Java</w:t>
      </w:r>
      <w:r w:rsidRPr="004047FC">
        <w:rPr>
          <w:rFonts w:hint="eastAsia"/>
        </w:rPr>
        <w:t>为基础，</w:t>
      </w:r>
      <w:r w:rsidRPr="004047FC">
        <w:rPr>
          <w:rFonts w:hint="eastAsia"/>
        </w:rPr>
        <w:t>Spring Boot</w:t>
      </w:r>
      <w:r w:rsidRPr="004047FC">
        <w:rPr>
          <w:rFonts w:hint="eastAsia"/>
        </w:rPr>
        <w:t>框架处理系统业务，</w:t>
      </w:r>
      <w:r w:rsidRPr="004047FC">
        <w:rPr>
          <w:rFonts w:hint="eastAsia"/>
        </w:rPr>
        <w:t>Mybatis</w:t>
      </w:r>
      <w:r w:rsidRPr="004047FC">
        <w:rPr>
          <w:rFonts w:hint="eastAsia"/>
        </w:rPr>
        <w:t>框架对数据进行持久化，结合</w:t>
      </w:r>
      <w:r w:rsidRPr="004047FC">
        <w:rPr>
          <w:rFonts w:hint="eastAsia"/>
        </w:rPr>
        <w:t>MySQL</w:t>
      </w:r>
      <w:r w:rsidRPr="004047FC">
        <w:rPr>
          <w:rFonts w:hint="eastAsia"/>
        </w:rPr>
        <w:t>关系型数据库对数据进行存储。</w:t>
      </w:r>
      <w:r w:rsidRPr="004047FC">
        <w:rPr>
          <w:rFonts w:hint="eastAsia"/>
        </w:rPr>
        <w:t>Web</w:t>
      </w:r>
      <w:r w:rsidRPr="004047FC">
        <w:rPr>
          <w:rFonts w:hint="eastAsia"/>
        </w:rPr>
        <w:t>前端基于</w:t>
      </w:r>
      <w:r w:rsidRPr="004047FC">
        <w:rPr>
          <w:rFonts w:hint="eastAsia"/>
        </w:rPr>
        <w:t>Vue</w:t>
      </w:r>
      <w:r w:rsidRPr="004047FC">
        <w:rPr>
          <w:rFonts w:hint="eastAsia"/>
        </w:rPr>
        <w:t>框架进行编程实现，搭配</w:t>
      </w:r>
      <w:r w:rsidRPr="004047FC">
        <w:rPr>
          <w:rFonts w:hint="eastAsia"/>
        </w:rPr>
        <w:t>Element UI</w:t>
      </w:r>
      <w:r w:rsidRPr="004047FC">
        <w:rPr>
          <w:rFonts w:hint="eastAsia"/>
        </w:rPr>
        <w:t>框架对页面进行美化和渲染，</w:t>
      </w:r>
      <w:r w:rsidRPr="004047FC">
        <w:rPr>
          <w:rFonts w:hint="eastAsia"/>
        </w:rPr>
        <w:t>Axios</w:t>
      </w:r>
      <w:r w:rsidRPr="004047FC">
        <w:rPr>
          <w:rFonts w:hint="eastAsia"/>
        </w:rPr>
        <w:t>框架进行网络请求，能够安全有效地进行数据交互。移动端采用</w:t>
      </w:r>
      <w:r w:rsidRPr="004047FC">
        <w:rPr>
          <w:rFonts w:hint="eastAsia"/>
        </w:rPr>
        <w:t>Uniapp</w:t>
      </w:r>
      <w:r w:rsidRPr="004047FC">
        <w:rPr>
          <w:rFonts w:hint="eastAsia"/>
        </w:rPr>
        <w:t>框架开发，编写一套代码多端运行的特点，提升开发效率，减小学习成本。流媒体服务器采用</w:t>
      </w:r>
      <w:r w:rsidRPr="004047FC">
        <w:rPr>
          <w:rFonts w:hint="eastAsia"/>
        </w:rPr>
        <w:t>Nginx</w:t>
      </w:r>
      <w:r w:rsidRPr="004047FC">
        <w:rPr>
          <w:rFonts w:hint="eastAsia"/>
        </w:rPr>
        <w:t>结合</w:t>
      </w:r>
      <w:r w:rsidRPr="004047FC">
        <w:rPr>
          <w:rFonts w:hint="eastAsia"/>
        </w:rPr>
        <w:t>RTMP</w:t>
      </w:r>
      <w:r w:rsidRPr="004047FC">
        <w:rPr>
          <w:rFonts w:hint="eastAsia"/>
        </w:rPr>
        <w:t>模块进行实现，在此基础上使用</w:t>
      </w:r>
      <w:r w:rsidRPr="004047FC">
        <w:rPr>
          <w:rFonts w:hint="eastAsia"/>
        </w:rPr>
        <w:t>RTMP</w:t>
      </w:r>
      <w:r w:rsidRPr="004047FC">
        <w:rPr>
          <w:rFonts w:hint="eastAsia"/>
        </w:rPr>
        <w:t>协议和</w:t>
      </w:r>
      <w:r w:rsidRPr="004047FC">
        <w:rPr>
          <w:rFonts w:hint="eastAsia"/>
        </w:rPr>
        <w:t>HLS</w:t>
      </w:r>
      <w:r w:rsidRPr="004047FC">
        <w:rPr>
          <w:rFonts w:hint="eastAsia"/>
        </w:rPr>
        <w:t>协议对视频流进行提取和播放。以上都是成熟的技术和框架，因此，本文应急演练辅助教学系统在技术上可行的。</w:t>
      </w:r>
    </w:p>
    <w:p w14:paraId="6D5C62E1" w14:textId="77777777" w:rsidR="0047503A" w:rsidRPr="004047FC" w:rsidRDefault="004047FC">
      <w:pPr>
        <w:ind w:firstLine="420"/>
      </w:pPr>
      <w:r w:rsidRPr="004047FC">
        <w:rPr>
          <w:rFonts w:hint="eastAsia"/>
        </w:rPr>
        <w:t>综上所述，本文应急演练辅助教学系统具有较高的技术可行性。</w:t>
      </w:r>
    </w:p>
    <w:p w14:paraId="0C4A32EC" w14:textId="77777777" w:rsidR="0047503A" w:rsidRPr="004047FC" w:rsidRDefault="004047FC">
      <w:pPr>
        <w:pStyle w:val="2"/>
      </w:pPr>
      <w:bookmarkStart w:id="57" w:name="_Toc28081"/>
      <w:r w:rsidRPr="004047FC">
        <w:rPr>
          <w:rFonts w:hint="eastAsia"/>
        </w:rPr>
        <w:t xml:space="preserve">3.5 </w:t>
      </w:r>
      <w:r w:rsidRPr="004047FC">
        <w:rPr>
          <w:rFonts w:hint="eastAsia"/>
        </w:rPr>
        <w:t>系统的性能需求分析</w:t>
      </w:r>
      <w:bookmarkEnd w:id="57"/>
    </w:p>
    <w:p w14:paraId="159051D7" w14:textId="77777777" w:rsidR="0047503A" w:rsidRPr="004047FC" w:rsidRDefault="004047FC">
      <w:pPr>
        <w:ind w:firstLine="420"/>
      </w:pPr>
      <w:r w:rsidRPr="004047FC">
        <w:rPr>
          <w:rFonts w:hint="eastAsia"/>
        </w:rPr>
        <w:t>系统的功能需求分析是完成系统功能的重要环节，但是一个优秀的系统只有功能需求分析是远远不够的，还需要进行系统性能需求分析。</w:t>
      </w:r>
    </w:p>
    <w:p w14:paraId="5CA0713B" w14:textId="77777777" w:rsidR="0047503A" w:rsidRPr="004047FC" w:rsidRDefault="004047FC">
      <w:r w:rsidRPr="004047FC">
        <w:rPr>
          <w:rFonts w:hint="eastAsia"/>
        </w:rPr>
        <w:t>包括可靠性、容错性、安全性、可维护性、并发性。以下对上述指标进行详细描述。</w:t>
      </w:r>
    </w:p>
    <w:p w14:paraId="1224D341" w14:textId="77777777" w:rsidR="0047503A" w:rsidRPr="004047FC" w:rsidRDefault="004047FC">
      <w:pPr>
        <w:ind w:firstLine="420"/>
      </w:pPr>
      <w:commentRangeStart w:id="58"/>
      <w:r w:rsidRPr="004047FC">
        <w:rPr>
          <w:rFonts w:hint="eastAsia"/>
        </w:rPr>
        <w:t>系统的可靠性。系统可靠性一般是指在规定的时间内和规定的工况下，系统完成规定功能的能力</w:t>
      </w:r>
      <w:r w:rsidRPr="004047FC">
        <w:rPr>
          <w:rFonts w:hint="eastAsia"/>
        </w:rPr>
        <w:t>/</w:t>
      </w:r>
      <w:r w:rsidRPr="004047FC">
        <w:rPr>
          <w:rFonts w:hint="eastAsia"/>
        </w:rPr>
        <w:t>概率。由于科学技术的进步，系统的组成越来越复杂，随之产生的系统可靠性问题也日益突出。系统越复杂，意味着其承载的信息量越大，重要性越高、功能越强、适用范围也就越广，一旦失效所造成的损失也是巨大的，甚至是灾难性的。如何快速、有效、准确地对系统的可靠性进行评估与分析，正确估计系统的实际性能，减轻系统风险是具有极其重要的现实意义。</w:t>
      </w:r>
    </w:p>
    <w:p w14:paraId="29C930E4" w14:textId="77777777" w:rsidR="0047503A" w:rsidRPr="004047FC" w:rsidRDefault="004047FC">
      <w:pPr>
        <w:ind w:firstLine="420"/>
      </w:pPr>
      <w:r w:rsidRPr="004047FC">
        <w:rPr>
          <w:rFonts w:hint="eastAsia"/>
        </w:rPr>
        <w:t>系统的容错性。容错性是产品对错误操作地承载性能，即一个产品操作时出现错误的概率和错误出现后得到解决的概率和效率。容错性最初应用于计算机领域，它的存在能保证系统在故障存在的情况下不失效，仍然正常工作。产品容错性设计能使产品与人的交流或人与人借助产品的交流更加流畅。由此可见，容错性设计原则是非常重要的。</w:t>
      </w:r>
    </w:p>
    <w:p w14:paraId="26657139" w14:textId="50ED09AB" w:rsidR="0047503A" w:rsidRPr="004047FC" w:rsidRDefault="004047FC">
      <w:pPr>
        <w:ind w:firstLine="420"/>
      </w:pPr>
      <w:r w:rsidRPr="004047FC">
        <w:rPr>
          <w:rFonts w:hint="eastAsia"/>
        </w:rPr>
        <w:t>系统的安全性。系统安全是指在系统生命周期内应用系统安全工程和系统安全管理方法，辨识系统中的隐患，并采取有效地控制措施使其危险性最小，从而使系统在规定的性能、时间和成本范围内达到最佳的安全程度。系统安全是人们为解决复杂系统的安全性问题而开发、研究出来的安全理论、方法体系，是系统工程与安全工程结合的完美体现。系统安全的基本原则就是在一个新系统的构思阶段就必须考虑其安全性的问题，制定并执行安全工作规划（系统安全活动），属于事前分析和预先的防护，与传统的事后分析并积累事故经验的思路截然不同。系统安全活动贯穿于生命整个系统生命周期，直到系统报废为止。</w:t>
      </w:r>
    </w:p>
    <w:p w14:paraId="1CB55BBF" w14:textId="77777777" w:rsidR="0047503A" w:rsidRPr="004047FC" w:rsidRDefault="004047FC">
      <w:pPr>
        <w:ind w:firstLine="420"/>
      </w:pPr>
      <w:r w:rsidRPr="004047FC">
        <w:rPr>
          <w:rFonts w:hint="eastAsia"/>
        </w:rPr>
        <w:t>系统的可维护性。主动式可维护性和反应式可维护性。主动式可维护性包括构建易于理解和更改的代码库。随着开发的进行，会出现与现有代码不兼容的问题。如果工程师写的是面条式代码，而不是优先考虑可维护性，就容易出问题，并且很难发现和解决问题。主动维护还包括质量保证和测试等程序。反应式可维护性描述了服务在事故发生后被修复的能力。这受服务的事故响应过程的影响。大型事故的反应和防范是必要的，如果事故响应程序可靠，团队将迅速解决事件。适当的事故反应也有助于减少复发。</w:t>
      </w:r>
    </w:p>
    <w:p w14:paraId="748D5F2A" w14:textId="77777777" w:rsidR="0047503A" w:rsidRPr="004047FC" w:rsidRDefault="004047FC">
      <w:pPr>
        <w:ind w:firstLine="420"/>
      </w:pPr>
      <w:r w:rsidRPr="004047FC">
        <w:rPr>
          <w:rFonts w:hint="eastAsia"/>
        </w:rPr>
        <w:t>系统的并发性。在计算机操作系统中，并发实际上是一个物理</w:t>
      </w:r>
      <w:r w:rsidRPr="004047FC">
        <w:rPr>
          <w:rFonts w:hint="eastAsia"/>
        </w:rPr>
        <w:t>cpu</w:t>
      </w:r>
      <w:r w:rsidRPr="004047FC">
        <w:rPr>
          <w:rFonts w:hint="eastAsia"/>
        </w:rPr>
        <w:t>在若干给程序之间的多路复用，它与并行性不同。并行性是指两个和两个以上的事件或活动在同一时刻发生。可</w:t>
      </w:r>
      <w:r w:rsidRPr="004047FC">
        <w:rPr>
          <w:rFonts w:hint="eastAsia"/>
        </w:rPr>
        <w:lastRenderedPageBreak/>
        <w:t>见，并行的事件或活动一定是并发的，但是，并发的事件或活动未必是并行的。并行性是并发性的特例，而并发性是并行性的扩展。实现并发性的关键技术之一是对系统内的多个程序进行切换，这将涉及进程调度的问题。</w:t>
      </w:r>
      <w:commentRangeEnd w:id="58"/>
      <w:r w:rsidR="00807DA4">
        <w:rPr>
          <w:rStyle w:val="a8"/>
        </w:rPr>
        <w:commentReference w:id="58"/>
      </w:r>
    </w:p>
    <w:p w14:paraId="6E88B19C" w14:textId="77777777" w:rsidR="0047503A" w:rsidRPr="004047FC" w:rsidRDefault="004047FC">
      <w:pPr>
        <w:pStyle w:val="2"/>
      </w:pPr>
      <w:bookmarkStart w:id="59" w:name="_Toc28994"/>
      <w:r w:rsidRPr="004047FC">
        <w:rPr>
          <w:rFonts w:hint="eastAsia"/>
        </w:rPr>
        <w:t xml:space="preserve">3.6 </w:t>
      </w:r>
      <w:r w:rsidRPr="004047FC">
        <w:rPr>
          <w:rFonts w:hint="eastAsia"/>
        </w:rPr>
        <w:t>本章小结</w:t>
      </w:r>
      <w:bookmarkEnd w:id="59"/>
    </w:p>
    <w:p w14:paraId="0D12A87C" w14:textId="77777777" w:rsidR="0047503A" w:rsidRPr="004047FC" w:rsidRDefault="004047FC">
      <w:pPr>
        <w:ind w:firstLine="420"/>
      </w:pPr>
      <w:r w:rsidRPr="004047FC">
        <w:rPr>
          <w:rFonts w:hint="eastAsia"/>
        </w:rPr>
        <w:t>本章对应急演练辅助教学系统进行了深入的系统需求分析，首先对系统所面向的用户角色进行分析，包括摄影用户、管理员用户及评估用户，结合用例图详细分析了每个角色对应的功能，然后对系统进行了功能需求分析，将系统分为应急演练直播模块、应急演练录播模块、应急演练交互模块、应急演练配置模块、应急演练评估模块和用户管理模块等六个模块，分析了各个模块中的功能和细节，接着通过三种用户角色对整体的系统运行进行了流程分析，又从系统的可行性出发，分析了系统的市场可行性和技术可行性，最后分析了系统的性能需求。</w:t>
      </w:r>
    </w:p>
    <w:p w14:paraId="1FD6456F" w14:textId="77777777" w:rsidR="0047503A" w:rsidRPr="004047FC" w:rsidRDefault="004047FC">
      <w:pPr>
        <w:pStyle w:val="1"/>
        <w:jc w:val="center"/>
      </w:pPr>
      <w:bookmarkStart w:id="60" w:name="_Toc23634"/>
      <w:r w:rsidRPr="004047FC">
        <w:rPr>
          <w:rFonts w:hint="eastAsia"/>
        </w:rPr>
        <w:t>第</w:t>
      </w:r>
      <w:r w:rsidRPr="004047FC">
        <w:rPr>
          <w:rFonts w:hint="eastAsia"/>
        </w:rPr>
        <w:t>4</w:t>
      </w:r>
      <w:r w:rsidRPr="004047FC">
        <w:rPr>
          <w:rFonts w:hint="eastAsia"/>
        </w:rPr>
        <w:t>章</w:t>
      </w:r>
      <w:r w:rsidRPr="004047FC">
        <w:rPr>
          <w:rFonts w:hint="eastAsia"/>
        </w:rPr>
        <w:t xml:space="preserve"> </w:t>
      </w:r>
      <w:r w:rsidRPr="004047FC">
        <w:rPr>
          <w:rFonts w:hint="eastAsia"/>
        </w:rPr>
        <w:t>系统总体设计</w:t>
      </w:r>
      <w:bookmarkEnd w:id="60"/>
    </w:p>
    <w:p w14:paraId="7A32897D" w14:textId="77777777" w:rsidR="0047503A" w:rsidRPr="004047FC" w:rsidRDefault="004047FC">
      <w:pPr>
        <w:pStyle w:val="2"/>
      </w:pPr>
      <w:bookmarkStart w:id="61" w:name="_Toc25549"/>
      <w:r w:rsidRPr="004047FC">
        <w:rPr>
          <w:rFonts w:hint="eastAsia"/>
        </w:rPr>
        <w:t xml:space="preserve">4.1 </w:t>
      </w:r>
      <w:r w:rsidRPr="004047FC">
        <w:rPr>
          <w:rFonts w:hint="eastAsia"/>
        </w:rPr>
        <w:t>系统架构设计</w:t>
      </w:r>
      <w:bookmarkEnd w:id="61"/>
    </w:p>
    <w:p w14:paraId="7FD17C43" w14:textId="77777777" w:rsidR="0047503A" w:rsidRPr="004047FC" w:rsidRDefault="004047FC">
      <w:pPr>
        <w:pStyle w:val="3"/>
      </w:pPr>
      <w:bookmarkStart w:id="62" w:name="_Toc13706"/>
      <w:r w:rsidRPr="004047FC">
        <w:rPr>
          <w:rFonts w:hint="eastAsia"/>
        </w:rPr>
        <w:t xml:space="preserve">4.1.1 </w:t>
      </w:r>
      <w:r w:rsidRPr="004047FC">
        <w:rPr>
          <w:rFonts w:hint="eastAsia"/>
        </w:rPr>
        <w:t>系统</w:t>
      </w:r>
      <w:commentRangeStart w:id="63"/>
      <w:r w:rsidRPr="004047FC">
        <w:rPr>
          <w:rFonts w:hint="eastAsia"/>
        </w:rPr>
        <w:t>物理架构设计</w:t>
      </w:r>
      <w:bookmarkEnd w:id="62"/>
      <w:commentRangeEnd w:id="63"/>
      <w:r w:rsidR="008660F6">
        <w:rPr>
          <w:rStyle w:val="a8"/>
          <w:b w:val="0"/>
        </w:rPr>
        <w:commentReference w:id="63"/>
      </w:r>
    </w:p>
    <w:p w14:paraId="22992049" w14:textId="77777777" w:rsidR="0047503A" w:rsidRPr="004047FC" w:rsidRDefault="004047FC">
      <w:pPr>
        <w:ind w:firstLine="420"/>
      </w:pPr>
      <w:r w:rsidRPr="004047FC">
        <w:rPr>
          <w:rFonts w:hint="eastAsia"/>
        </w:rPr>
        <w:t>经过详细地了解，本文应急演练辅助教学系统所面向的部分高校内部已经有了非常完善的内部网络架构，学校内部的信息化水平也较为成熟，网络也较为稳定，因此，本文所设计与实现的应急演练辅助教学系统拥有较好的部署环境。</w:t>
      </w:r>
    </w:p>
    <w:p w14:paraId="6778536E" w14:textId="77777777" w:rsidR="0047503A" w:rsidRPr="004047FC" w:rsidRDefault="004047FC">
      <w:pPr>
        <w:ind w:firstLine="420"/>
      </w:pPr>
      <w:r w:rsidRPr="004047FC">
        <w:rPr>
          <w:rFonts w:hint="eastAsia"/>
        </w:rPr>
        <w:t>应急演练辅助教学系统是面向高校的，因此要考虑如下方面：一方面是系统的安全性，能够保证高校内部教师和学生安全访问，另一方面是系统需要具备稳定性和扩展性，基于以上考虑，本文所设计与实现的应急演练辅助教学系统的物理网络架构图</w:t>
      </w:r>
      <w:r w:rsidRPr="004047FC">
        <w:rPr>
          <w:rFonts w:hint="eastAsia"/>
        </w:rPr>
        <w:t>4-1</w:t>
      </w:r>
      <w:r w:rsidRPr="004047FC">
        <w:rPr>
          <w:rFonts w:hint="eastAsia"/>
        </w:rPr>
        <w:t>如下所示。</w:t>
      </w:r>
    </w:p>
    <w:p w14:paraId="0E2584AC" w14:textId="77777777" w:rsidR="0047503A" w:rsidRPr="004047FC" w:rsidRDefault="00381DBD">
      <w:pPr>
        <w:jc w:val="center"/>
      </w:pPr>
      <w:r>
        <w:pict w14:anchorId="70E2BA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204pt">
            <v:imagedata r:id="rId15" o:title=""/>
          </v:shape>
        </w:pict>
      </w:r>
    </w:p>
    <w:p w14:paraId="505F6891" w14:textId="77777777" w:rsidR="0047503A" w:rsidRPr="004047FC" w:rsidRDefault="004047FC">
      <w:pPr>
        <w:ind w:firstLine="420"/>
        <w:jc w:val="center"/>
      </w:pPr>
      <w:r w:rsidRPr="004047FC">
        <w:rPr>
          <w:rFonts w:hint="eastAsia"/>
        </w:rPr>
        <w:lastRenderedPageBreak/>
        <w:t>图</w:t>
      </w:r>
      <w:r w:rsidRPr="004047FC">
        <w:rPr>
          <w:rFonts w:hint="eastAsia"/>
        </w:rPr>
        <w:t xml:space="preserve">4-1 </w:t>
      </w:r>
      <w:r w:rsidRPr="004047FC">
        <w:rPr>
          <w:rFonts w:hint="eastAsia"/>
        </w:rPr>
        <w:t>系统网络架构图</w:t>
      </w:r>
    </w:p>
    <w:p w14:paraId="773B5159" w14:textId="77777777" w:rsidR="0047503A" w:rsidRPr="004047FC" w:rsidRDefault="004047FC">
      <w:pPr>
        <w:pStyle w:val="3"/>
      </w:pPr>
      <w:bookmarkStart w:id="64" w:name="_Toc309"/>
      <w:r w:rsidRPr="004047FC">
        <w:rPr>
          <w:rFonts w:hint="eastAsia"/>
        </w:rPr>
        <w:t xml:space="preserve">4.1.2 </w:t>
      </w:r>
      <w:r w:rsidRPr="004047FC">
        <w:rPr>
          <w:rFonts w:hint="eastAsia"/>
        </w:rPr>
        <w:t>系统</w:t>
      </w:r>
      <w:del w:id="65" w:author="weifeng" w:date="2021-03-26T20:30:00Z">
        <w:r w:rsidRPr="004047FC" w:rsidDel="008660F6">
          <w:rPr>
            <w:rFonts w:hint="eastAsia"/>
          </w:rPr>
          <w:delText>逻辑</w:delText>
        </w:r>
      </w:del>
      <w:r w:rsidRPr="004047FC">
        <w:rPr>
          <w:rFonts w:hint="eastAsia"/>
        </w:rPr>
        <w:t>架构设计</w:t>
      </w:r>
      <w:bookmarkEnd w:id="64"/>
    </w:p>
    <w:p w14:paraId="39ACB8E5" w14:textId="77777777" w:rsidR="0047503A" w:rsidRPr="004047FC" w:rsidRDefault="004047FC">
      <w:pPr>
        <w:ind w:firstLine="420"/>
      </w:pPr>
      <w:r w:rsidRPr="004047FC">
        <w:rPr>
          <w:rFonts w:hint="eastAsia"/>
        </w:rPr>
        <w:t>本文应急演练辅助教学系统采用前后端分离的模式进行开发实现。这种开发模式将</w:t>
      </w:r>
      <w:r w:rsidRPr="004047FC">
        <w:rPr>
          <w:rFonts w:hint="eastAsia"/>
        </w:rPr>
        <w:t>Web</w:t>
      </w:r>
      <w:r w:rsidRPr="004047FC">
        <w:rPr>
          <w:rFonts w:hint="eastAsia"/>
        </w:rPr>
        <w:t>前端代码逻辑和服务器端业务逻辑进行解耦，两者之间只进行</w:t>
      </w:r>
      <w:r w:rsidRPr="004047FC">
        <w:rPr>
          <w:rFonts w:hint="eastAsia"/>
        </w:rPr>
        <w:t>JSON</w:t>
      </w:r>
      <w:r w:rsidRPr="004047FC">
        <w:rPr>
          <w:rFonts w:hint="eastAsia"/>
        </w:rPr>
        <w:t>数据的交互，同时减轻了动态服务器的压力，将静态内容请求分离出来，专心从事后台框架和业务的开发，进行更精准的单元测试，也使得</w:t>
      </w:r>
      <w:r w:rsidRPr="004047FC">
        <w:rPr>
          <w:rFonts w:hint="eastAsia"/>
        </w:rPr>
        <w:t>Web</w:t>
      </w:r>
      <w:r w:rsidRPr="004047FC">
        <w:rPr>
          <w:rFonts w:hint="eastAsia"/>
        </w:rPr>
        <w:t>前端代码更加规范化，模块化，让</w:t>
      </w:r>
      <w:r w:rsidRPr="004047FC">
        <w:rPr>
          <w:rFonts w:hint="eastAsia"/>
        </w:rPr>
        <w:t>Web</w:t>
      </w:r>
      <w:r w:rsidRPr="004047FC">
        <w:rPr>
          <w:rFonts w:hint="eastAsia"/>
        </w:rPr>
        <w:t>前端逻辑更清晰明了，极大地提高了开发效率。本文所设计与实现的应急演练辅助教学系</w:t>
      </w:r>
      <w:commentRangeStart w:id="66"/>
      <w:r w:rsidRPr="004047FC">
        <w:rPr>
          <w:rFonts w:hint="eastAsia"/>
        </w:rPr>
        <w:t>统的逻辑架构图</w:t>
      </w:r>
      <w:commentRangeEnd w:id="66"/>
      <w:r w:rsidR="008660F6">
        <w:rPr>
          <w:rStyle w:val="a8"/>
        </w:rPr>
        <w:commentReference w:id="66"/>
      </w:r>
      <w:r w:rsidRPr="004047FC">
        <w:rPr>
          <w:rFonts w:hint="eastAsia"/>
        </w:rPr>
        <w:t>4-2</w:t>
      </w:r>
      <w:r w:rsidRPr="004047FC">
        <w:rPr>
          <w:rFonts w:hint="eastAsia"/>
        </w:rPr>
        <w:t>如下所示。</w:t>
      </w:r>
    </w:p>
    <w:p w14:paraId="323E02E2" w14:textId="77777777" w:rsidR="0047503A" w:rsidRPr="004047FC" w:rsidRDefault="00381DBD">
      <w:pPr>
        <w:jc w:val="center"/>
      </w:pPr>
      <w:r>
        <w:pict w14:anchorId="450D016D">
          <v:shape id="_x0000_i1026" type="#_x0000_t75" style="width:412.5pt;height:328.5pt">
            <v:imagedata r:id="rId16" o:title=""/>
          </v:shape>
        </w:pict>
      </w:r>
    </w:p>
    <w:p w14:paraId="10015BD7" w14:textId="77777777" w:rsidR="0047503A" w:rsidRPr="004047FC" w:rsidRDefault="004047FC">
      <w:pPr>
        <w:ind w:firstLine="420"/>
        <w:jc w:val="center"/>
      </w:pPr>
      <w:r w:rsidRPr="004047FC">
        <w:rPr>
          <w:rFonts w:hint="eastAsia"/>
        </w:rPr>
        <w:t>图</w:t>
      </w:r>
      <w:r w:rsidRPr="004047FC">
        <w:rPr>
          <w:rFonts w:hint="eastAsia"/>
        </w:rPr>
        <w:t xml:space="preserve">4-2 </w:t>
      </w:r>
      <w:r w:rsidRPr="004047FC">
        <w:rPr>
          <w:rFonts w:hint="eastAsia"/>
        </w:rPr>
        <w:t>系统逻辑架构图</w:t>
      </w:r>
    </w:p>
    <w:p w14:paraId="1F2D0260" w14:textId="77777777" w:rsidR="0047503A" w:rsidRPr="004047FC" w:rsidRDefault="0047503A"/>
    <w:p w14:paraId="1CC0EA5A" w14:textId="77777777" w:rsidR="0047503A" w:rsidRPr="004047FC" w:rsidRDefault="004047FC">
      <w:pPr>
        <w:pStyle w:val="2"/>
      </w:pPr>
      <w:bookmarkStart w:id="67" w:name="_Toc12095"/>
      <w:r w:rsidRPr="004047FC">
        <w:rPr>
          <w:rFonts w:hint="eastAsia"/>
        </w:rPr>
        <w:t xml:space="preserve">4.2 </w:t>
      </w:r>
      <w:r w:rsidRPr="004047FC">
        <w:rPr>
          <w:rFonts w:hint="eastAsia"/>
        </w:rPr>
        <w:t>功能模块设计</w:t>
      </w:r>
      <w:bookmarkEnd w:id="67"/>
    </w:p>
    <w:p w14:paraId="2FEB517E" w14:textId="77777777" w:rsidR="0047503A" w:rsidRPr="004047FC" w:rsidRDefault="004047FC">
      <w:pPr>
        <w:ind w:firstLine="420"/>
      </w:pPr>
      <w:r w:rsidRPr="004047FC">
        <w:rPr>
          <w:rFonts w:hint="eastAsia"/>
        </w:rPr>
        <w:t>本节将在系统需求分析和系统架构设计的基础上，对本文所设计与实现的应急演练辅助教学系统进行功能模块的详细设计。主要包括应急演练直播模块、应急演练录播模块、应急演练交互模块、应急演练配置模块、应急演练评估模块和用户管理模块等核心模块。本节将使用功能模块类图进行设计与实现。系统功能模块总体结构如图</w:t>
      </w:r>
      <w:r w:rsidRPr="004047FC">
        <w:rPr>
          <w:rFonts w:hint="eastAsia"/>
        </w:rPr>
        <w:t>4-3</w:t>
      </w:r>
      <w:r w:rsidRPr="004047FC">
        <w:rPr>
          <w:rFonts w:hint="eastAsia"/>
        </w:rPr>
        <w:t>所示。</w:t>
      </w:r>
    </w:p>
    <w:p w14:paraId="71A21D98" w14:textId="77777777" w:rsidR="0047503A" w:rsidRPr="004047FC" w:rsidRDefault="004047FC">
      <w:r w:rsidRPr="004047FC">
        <w:rPr>
          <w:rFonts w:hint="eastAsia"/>
          <w:noProof/>
        </w:rPr>
        <w:lastRenderedPageBreak/>
        <w:drawing>
          <wp:inline distT="0" distB="0" distL="114300" distR="114300" wp14:anchorId="1EFC8B8A" wp14:editId="5981F7E9">
            <wp:extent cx="5273675" cy="3030855"/>
            <wp:effectExtent l="0" t="0" r="0" b="0"/>
            <wp:docPr id="1" name="图片 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2)"/>
                    <pic:cNvPicPr>
                      <a:picLocks noChangeAspect="1"/>
                    </pic:cNvPicPr>
                  </pic:nvPicPr>
                  <pic:blipFill>
                    <a:blip r:embed="rId17"/>
                    <a:stretch>
                      <a:fillRect/>
                    </a:stretch>
                  </pic:blipFill>
                  <pic:spPr>
                    <a:xfrm>
                      <a:off x="0" y="0"/>
                      <a:ext cx="5273675" cy="3030855"/>
                    </a:xfrm>
                    <a:prstGeom prst="rect">
                      <a:avLst/>
                    </a:prstGeom>
                  </pic:spPr>
                </pic:pic>
              </a:graphicData>
            </a:graphic>
          </wp:inline>
        </w:drawing>
      </w:r>
    </w:p>
    <w:p w14:paraId="735653B7" w14:textId="77777777" w:rsidR="0047503A" w:rsidRPr="004047FC" w:rsidRDefault="004047FC">
      <w:pPr>
        <w:ind w:firstLine="420"/>
        <w:jc w:val="center"/>
      </w:pPr>
      <w:r w:rsidRPr="004047FC">
        <w:rPr>
          <w:rFonts w:hint="eastAsia"/>
        </w:rPr>
        <w:t>图</w:t>
      </w:r>
      <w:r w:rsidRPr="004047FC">
        <w:rPr>
          <w:rFonts w:hint="eastAsia"/>
        </w:rPr>
        <w:t xml:space="preserve">4-3 </w:t>
      </w:r>
      <w:r w:rsidRPr="004047FC">
        <w:rPr>
          <w:rFonts w:hint="eastAsia"/>
        </w:rPr>
        <w:t>系统功能模块图</w:t>
      </w:r>
    </w:p>
    <w:p w14:paraId="51D68B4A" w14:textId="77777777" w:rsidR="0047503A" w:rsidRPr="004047FC" w:rsidRDefault="004047FC">
      <w:pPr>
        <w:pStyle w:val="3"/>
      </w:pPr>
      <w:bookmarkStart w:id="68" w:name="_Toc14060"/>
      <w:r w:rsidRPr="004047FC">
        <w:rPr>
          <w:rFonts w:hint="eastAsia"/>
        </w:rPr>
        <w:t xml:space="preserve">4.2.1 </w:t>
      </w:r>
      <w:r w:rsidRPr="004047FC">
        <w:rPr>
          <w:rFonts w:hint="eastAsia"/>
        </w:rPr>
        <w:t>应急演练直播模块</w:t>
      </w:r>
      <w:bookmarkEnd w:id="68"/>
    </w:p>
    <w:p w14:paraId="2EAA80CF" w14:textId="77777777" w:rsidR="0047503A" w:rsidRPr="004047FC" w:rsidRDefault="004047FC">
      <w:pPr>
        <w:ind w:firstLine="420"/>
      </w:pPr>
      <w:r w:rsidRPr="004047FC">
        <w:rPr>
          <w:rFonts w:hint="eastAsia"/>
        </w:rPr>
        <w:t>应急演练直播模块是应急演练辅助教学系统的核心模块，其工作流程为管理员用户配置应急演练信息并设置开放时间，摄影用户在开放时间内选择对应的应急演练，填写相应的直播标题，开启直播实时推送应急演练现场执行情况，期间可自由切换手机前后摄像头进行画面采集，管理员用户和评估用户观看多窗口应急演练现场画面，并可以根据自身情况关闭无关的直播窗口。其类图如图</w:t>
      </w:r>
      <w:r w:rsidRPr="004047FC">
        <w:rPr>
          <w:rFonts w:hint="eastAsia"/>
        </w:rPr>
        <w:t>4-4</w:t>
      </w:r>
      <w:r w:rsidRPr="004047FC">
        <w:rPr>
          <w:rFonts w:hint="eastAsia"/>
        </w:rPr>
        <w:t>所示。</w:t>
      </w:r>
    </w:p>
    <w:p w14:paraId="5E1C4064" w14:textId="77777777" w:rsidR="0047503A" w:rsidRPr="004047FC" w:rsidRDefault="004047FC">
      <w:pPr>
        <w:ind w:firstLine="420"/>
      </w:pPr>
      <w:r w:rsidRPr="004047FC">
        <w:rPr>
          <w:rFonts w:hint="eastAsia"/>
          <w:noProof/>
        </w:rPr>
        <w:drawing>
          <wp:inline distT="0" distB="0" distL="114300" distR="114300" wp14:anchorId="6A108A1F" wp14:editId="178FB75B">
            <wp:extent cx="5273675" cy="2334895"/>
            <wp:effectExtent l="0" t="0" r="0" b="0"/>
            <wp:docPr id="5" name="图片 5"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6)"/>
                    <pic:cNvPicPr>
                      <a:picLocks noChangeAspect="1"/>
                    </pic:cNvPicPr>
                  </pic:nvPicPr>
                  <pic:blipFill>
                    <a:blip r:embed="rId18"/>
                    <a:stretch>
                      <a:fillRect/>
                    </a:stretch>
                  </pic:blipFill>
                  <pic:spPr>
                    <a:xfrm>
                      <a:off x="0" y="0"/>
                      <a:ext cx="5273675" cy="2334895"/>
                    </a:xfrm>
                    <a:prstGeom prst="rect">
                      <a:avLst/>
                    </a:prstGeom>
                  </pic:spPr>
                </pic:pic>
              </a:graphicData>
            </a:graphic>
          </wp:inline>
        </w:drawing>
      </w:r>
    </w:p>
    <w:p w14:paraId="7CDF2932" w14:textId="77777777" w:rsidR="0047503A" w:rsidRPr="004047FC" w:rsidRDefault="004047FC">
      <w:pPr>
        <w:ind w:firstLine="420"/>
        <w:jc w:val="center"/>
      </w:pPr>
      <w:r w:rsidRPr="004047FC">
        <w:rPr>
          <w:rFonts w:hint="eastAsia"/>
        </w:rPr>
        <w:t>图</w:t>
      </w:r>
      <w:r w:rsidRPr="004047FC">
        <w:rPr>
          <w:rFonts w:hint="eastAsia"/>
        </w:rPr>
        <w:t xml:space="preserve">4-4 </w:t>
      </w:r>
      <w:r w:rsidRPr="004047FC">
        <w:rPr>
          <w:rFonts w:hint="eastAsia"/>
        </w:rPr>
        <w:t>应急演练直播功能模块类图</w:t>
      </w:r>
    </w:p>
    <w:p w14:paraId="183C6072" w14:textId="77777777" w:rsidR="0047503A" w:rsidRPr="004047FC" w:rsidRDefault="0047503A">
      <w:pPr>
        <w:ind w:firstLine="420"/>
      </w:pPr>
    </w:p>
    <w:p w14:paraId="5F4CC3DD" w14:textId="77777777" w:rsidR="0047503A" w:rsidRPr="004047FC" w:rsidRDefault="004047FC">
      <w:pPr>
        <w:ind w:firstLine="420"/>
      </w:pPr>
      <w:commentRangeStart w:id="69"/>
      <w:r w:rsidRPr="004047FC">
        <w:rPr>
          <w:rFonts w:hint="eastAsia"/>
        </w:rPr>
        <w:t>实现应急演练直播模块的核心类为</w:t>
      </w:r>
      <w:r w:rsidRPr="004047FC">
        <w:rPr>
          <w:rFonts w:hint="eastAsia"/>
        </w:rPr>
        <w:t>NginxController</w:t>
      </w:r>
      <w:r w:rsidRPr="004047FC">
        <w:rPr>
          <w:rFonts w:hint="eastAsia"/>
        </w:rPr>
        <w:t>，类内部包含了</w:t>
      </w:r>
      <w:r w:rsidRPr="004047FC">
        <w:rPr>
          <w:rFonts w:hint="eastAsia"/>
        </w:rPr>
        <w:t>NginxService</w:t>
      </w:r>
      <w:r w:rsidRPr="004047FC">
        <w:rPr>
          <w:rFonts w:hint="eastAsia"/>
        </w:rPr>
        <w:t>、</w:t>
      </w:r>
      <w:r w:rsidRPr="004047FC">
        <w:rPr>
          <w:rFonts w:hint="eastAsia"/>
        </w:rPr>
        <w:t>WebSocketServer</w:t>
      </w:r>
      <w:r w:rsidRPr="004047FC">
        <w:rPr>
          <w:rFonts w:hint="eastAsia"/>
        </w:rPr>
        <w:t>和</w:t>
      </w:r>
      <w:r w:rsidRPr="004047FC">
        <w:rPr>
          <w:rFonts w:hint="eastAsia"/>
        </w:rPr>
        <w:t>WebService</w:t>
      </w:r>
      <w:r w:rsidRPr="004047FC">
        <w:rPr>
          <w:rFonts w:hint="eastAsia"/>
        </w:rPr>
        <w:t>等私有成员变量，其中部分成员变量属于</w:t>
      </w:r>
      <w:r w:rsidRPr="004047FC">
        <w:rPr>
          <w:rFonts w:hint="eastAsia"/>
        </w:rPr>
        <w:t>Service</w:t>
      </w:r>
      <w:r w:rsidRPr="004047FC">
        <w:rPr>
          <w:rFonts w:hint="eastAsia"/>
        </w:rPr>
        <w:t>层，而</w:t>
      </w:r>
      <w:r w:rsidRPr="004047FC">
        <w:rPr>
          <w:rFonts w:hint="eastAsia"/>
        </w:rPr>
        <w:t>Service</w:t>
      </w:r>
      <w:r w:rsidRPr="004047FC">
        <w:rPr>
          <w:rFonts w:hint="eastAsia"/>
        </w:rPr>
        <w:t>层中又通过</w:t>
      </w:r>
      <w:r w:rsidRPr="004047FC">
        <w:rPr>
          <w:rFonts w:hint="eastAsia"/>
        </w:rPr>
        <w:t>Mapper</w:t>
      </w:r>
      <w:r w:rsidRPr="004047FC">
        <w:rPr>
          <w:rFonts w:hint="eastAsia"/>
        </w:rPr>
        <w:t>层的对象调用</w:t>
      </w:r>
      <w:r w:rsidRPr="004047FC">
        <w:rPr>
          <w:rFonts w:hint="eastAsia"/>
        </w:rPr>
        <w:t>Mapper</w:t>
      </w:r>
      <w:r w:rsidRPr="004047FC">
        <w:rPr>
          <w:rFonts w:hint="eastAsia"/>
        </w:rPr>
        <w:t>层的代码实现，这种分层的代码结构是基于</w:t>
      </w:r>
      <w:r w:rsidRPr="004047FC">
        <w:rPr>
          <w:rFonts w:hint="eastAsia"/>
        </w:rPr>
        <w:t>Spring MVC</w:t>
      </w:r>
      <w:r w:rsidRPr="004047FC">
        <w:rPr>
          <w:rFonts w:hint="eastAsia"/>
        </w:rPr>
        <w:t>的架构思想实现的，通过将系统分为控制层、业务逻辑层、数据访问层等层级，上一层应该通过接口来调用下一层提供的服务。使</w:t>
      </w:r>
      <w:commentRangeEnd w:id="69"/>
      <w:r w:rsidR="00352EC2">
        <w:rPr>
          <w:rStyle w:val="a8"/>
        </w:rPr>
        <w:commentReference w:id="69"/>
      </w:r>
      <w:r w:rsidRPr="004047FC">
        <w:rPr>
          <w:rFonts w:hint="eastAsia"/>
        </w:rPr>
        <w:t>得代码更加清晰，易于维护和扩展。</w:t>
      </w:r>
    </w:p>
    <w:p w14:paraId="1F02D5F2" w14:textId="44BED2B0" w:rsidR="0047503A" w:rsidRPr="004047FC" w:rsidRDefault="004047FC">
      <w:pPr>
        <w:ind w:firstLine="420"/>
      </w:pPr>
      <w:r w:rsidRPr="004047FC">
        <w:rPr>
          <w:rFonts w:hint="eastAsia"/>
        </w:rPr>
        <w:lastRenderedPageBreak/>
        <w:t>Web</w:t>
      </w:r>
      <w:r w:rsidRPr="004047FC">
        <w:rPr>
          <w:rFonts w:hint="eastAsia"/>
        </w:rPr>
        <w:t>前端通过网络请求调用</w:t>
      </w:r>
      <w:r w:rsidRPr="004047FC">
        <w:rPr>
          <w:rFonts w:hint="eastAsia"/>
        </w:rPr>
        <w:t>NginxController</w:t>
      </w:r>
      <w:r w:rsidRPr="004047FC">
        <w:rPr>
          <w:rFonts w:hint="eastAsia"/>
        </w:rPr>
        <w:t>类中的</w:t>
      </w:r>
      <w:r w:rsidRPr="004047FC">
        <w:rPr>
          <w:rFonts w:hint="eastAsia"/>
        </w:rPr>
        <w:t>getVideosByPlanId</w:t>
      </w:r>
      <w:r w:rsidRPr="004047FC">
        <w:rPr>
          <w:rFonts w:hint="eastAsia"/>
        </w:rPr>
        <w:t>（）方法来返回当前正在进行直播的视频列表，这里返回的</w:t>
      </w:r>
      <w:r w:rsidRPr="004047FC">
        <w:rPr>
          <w:rFonts w:hint="eastAsia"/>
        </w:rPr>
        <w:t>TableData</w:t>
      </w:r>
      <w:r w:rsidRPr="004047FC">
        <w:rPr>
          <w:rFonts w:hint="eastAsia"/>
        </w:rPr>
        <w:t>类型是对</w:t>
      </w:r>
      <w:r w:rsidRPr="004047FC">
        <w:rPr>
          <w:rFonts w:hint="eastAsia"/>
        </w:rPr>
        <w:t>List&lt;Video&gt;</w:t>
      </w:r>
      <w:r w:rsidRPr="004047FC">
        <w:rPr>
          <w:rFonts w:hint="eastAsia"/>
        </w:rPr>
        <w:t>视频列表的进一步封装，其中额外增加了</w:t>
      </w:r>
      <w:r w:rsidRPr="004047FC">
        <w:rPr>
          <w:rFonts w:hint="eastAsia"/>
        </w:rPr>
        <w:t>total</w:t>
      </w:r>
      <w:r w:rsidRPr="004047FC">
        <w:rPr>
          <w:rFonts w:hint="eastAsia"/>
        </w:rPr>
        <w:t>、</w:t>
      </w:r>
      <w:r w:rsidRPr="004047FC">
        <w:rPr>
          <w:rFonts w:hint="eastAsia"/>
        </w:rPr>
        <w:t>rows</w:t>
      </w:r>
      <w:r w:rsidRPr="004047FC">
        <w:rPr>
          <w:rFonts w:hint="eastAsia"/>
        </w:rPr>
        <w:t>字段用来</w:t>
      </w:r>
      <w:r w:rsidRPr="004047FC">
        <w:rPr>
          <w:rFonts w:hint="eastAsia"/>
        </w:rPr>
        <w:t>Web</w:t>
      </w:r>
      <w:r w:rsidRPr="004047FC">
        <w:rPr>
          <w:rFonts w:hint="eastAsia"/>
        </w:rPr>
        <w:t>前端分页实现，还有</w:t>
      </w:r>
      <w:r w:rsidRPr="004047FC">
        <w:rPr>
          <w:rFonts w:hint="eastAsia"/>
        </w:rPr>
        <w:t>code</w:t>
      </w:r>
      <w:r w:rsidRPr="004047FC">
        <w:rPr>
          <w:rFonts w:hint="eastAsia"/>
        </w:rPr>
        <w:t>、</w:t>
      </w:r>
      <w:r w:rsidRPr="004047FC">
        <w:rPr>
          <w:rFonts w:hint="eastAsia"/>
        </w:rPr>
        <w:t>msg</w:t>
      </w:r>
      <w:r w:rsidRPr="004047FC">
        <w:rPr>
          <w:rFonts w:hint="eastAsia"/>
        </w:rPr>
        <w:t>等字段用来更加清楚地表示网络请求状态和具体信息。接着通过</w:t>
      </w:r>
      <w:r w:rsidRPr="004047FC">
        <w:rPr>
          <w:rFonts w:hint="eastAsia"/>
        </w:rPr>
        <w:t>NginxServiceImpl</w:t>
      </w:r>
      <w:r w:rsidRPr="004047FC">
        <w:rPr>
          <w:rFonts w:hint="eastAsia"/>
        </w:rPr>
        <w:t>类中的</w:t>
      </w:r>
      <w:r w:rsidRPr="004047FC">
        <w:rPr>
          <w:rFonts w:hint="eastAsia"/>
        </w:rPr>
        <w:t>getVideosByPlanId</w:t>
      </w:r>
      <w:r w:rsidRPr="004047FC">
        <w:rPr>
          <w:rFonts w:hint="eastAsia"/>
        </w:rPr>
        <w:t>（）方法对业务逻辑进行处理，然后调用</w:t>
      </w:r>
      <w:r w:rsidRPr="004047FC">
        <w:rPr>
          <w:rFonts w:hint="eastAsia"/>
        </w:rPr>
        <w:t>NgxinMapper</w:t>
      </w:r>
      <w:r w:rsidRPr="004047FC">
        <w:rPr>
          <w:rFonts w:hint="eastAsia"/>
        </w:rPr>
        <w:t>接口中的</w:t>
      </w:r>
      <w:r w:rsidRPr="004047FC">
        <w:rPr>
          <w:rFonts w:hint="eastAsia"/>
        </w:rPr>
        <w:t>getVideosByPlanId</w:t>
      </w:r>
      <w:r w:rsidRPr="004047FC">
        <w:rPr>
          <w:rFonts w:hint="eastAsia"/>
        </w:rPr>
        <w:t>（）方法，此时</w:t>
      </w:r>
      <w:r w:rsidRPr="004047FC">
        <w:rPr>
          <w:rFonts w:hint="eastAsia"/>
        </w:rPr>
        <w:t>Mybatis</w:t>
      </w:r>
      <w:r w:rsidRPr="004047FC">
        <w:rPr>
          <w:rFonts w:hint="eastAsia"/>
        </w:rPr>
        <w:t>框架会对</w:t>
      </w:r>
      <w:r w:rsidRPr="004047FC">
        <w:rPr>
          <w:rFonts w:hint="eastAsia"/>
        </w:rPr>
        <w:t>Mapper</w:t>
      </w:r>
      <w:r w:rsidRPr="004047FC">
        <w:rPr>
          <w:rFonts w:hint="eastAsia"/>
        </w:rPr>
        <w:t>接口中的每个方法调用进行拦截，进而执行对应的</w:t>
      </w:r>
      <w:r w:rsidRPr="004047FC">
        <w:rPr>
          <w:rFonts w:hint="eastAsia"/>
        </w:rPr>
        <w:t>SQL</w:t>
      </w:r>
      <w:r w:rsidRPr="004047FC">
        <w:rPr>
          <w:rFonts w:hint="eastAsia"/>
        </w:rPr>
        <w:t>语句，得到相应的</w:t>
      </w:r>
      <w:r w:rsidRPr="004047FC">
        <w:rPr>
          <w:rFonts w:hint="eastAsia"/>
        </w:rPr>
        <w:t>List&lt;Video&gt;</w:t>
      </w:r>
      <w:r w:rsidRPr="004047FC">
        <w:rPr>
          <w:rFonts w:hint="eastAsia"/>
        </w:rPr>
        <w:t>视频列表，返回给</w:t>
      </w:r>
      <w:r w:rsidRPr="004047FC">
        <w:rPr>
          <w:rFonts w:hint="eastAsia"/>
        </w:rPr>
        <w:t>Mapper</w:t>
      </w:r>
      <w:r w:rsidRPr="004047FC">
        <w:rPr>
          <w:rFonts w:hint="eastAsia"/>
        </w:rPr>
        <w:t>层、</w:t>
      </w:r>
      <w:r w:rsidRPr="004047FC">
        <w:rPr>
          <w:rFonts w:hint="eastAsia"/>
        </w:rPr>
        <w:t>Service</w:t>
      </w:r>
      <w:r w:rsidRPr="004047FC">
        <w:rPr>
          <w:rFonts w:hint="eastAsia"/>
        </w:rPr>
        <w:t>层、</w:t>
      </w:r>
      <w:r w:rsidRPr="004047FC">
        <w:rPr>
          <w:rFonts w:hint="eastAsia"/>
        </w:rPr>
        <w:t>Controler</w:t>
      </w:r>
      <w:r w:rsidRPr="004047FC">
        <w:rPr>
          <w:rFonts w:hint="eastAsia"/>
        </w:rPr>
        <w:t>层，最后返回给</w:t>
      </w:r>
      <w:r w:rsidRPr="004047FC">
        <w:rPr>
          <w:rFonts w:hint="eastAsia"/>
        </w:rPr>
        <w:t>Web</w:t>
      </w:r>
      <w:r w:rsidRPr="004047FC">
        <w:rPr>
          <w:rFonts w:hint="eastAsia"/>
        </w:rPr>
        <w:t>前端，渲染到浏览器中。</w:t>
      </w:r>
    </w:p>
    <w:p w14:paraId="4AD66487" w14:textId="7DA7EA5A" w:rsidR="0047503A" w:rsidRPr="004047FC" w:rsidRDefault="004047FC">
      <w:pPr>
        <w:ind w:firstLine="420"/>
      </w:pPr>
      <w:r w:rsidRPr="004047FC">
        <w:rPr>
          <w:rFonts w:hint="eastAsia"/>
        </w:rPr>
        <w:t>当有新的摄影用户进行直播时，会通过流媒体服务器回调</w:t>
      </w:r>
      <w:r w:rsidRPr="004047FC">
        <w:rPr>
          <w:rFonts w:hint="eastAsia"/>
        </w:rPr>
        <w:t>NginxController</w:t>
      </w:r>
      <w:r w:rsidRPr="004047FC">
        <w:rPr>
          <w:rFonts w:hint="eastAsia"/>
        </w:rPr>
        <w:t>类中的</w:t>
      </w:r>
      <w:r w:rsidRPr="004047FC">
        <w:rPr>
          <w:rFonts w:hint="eastAsia"/>
        </w:rPr>
        <w:t>startLive</w:t>
      </w:r>
      <w:r w:rsidRPr="004047FC">
        <w:rPr>
          <w:rFonts w:hint="eastAsia"/>
        </w:rPr>
        <w:t>（）方法，此方法通过</w:t>
      </w:r>
      <w:r w:rsidRPr="004047FC">
        <w:rPr>
          <w:rFonts w:hint="eastAsia"/>
        </w:rPr>
        <w:t>HttpServletRequest</w:t>
      </w:r>
      <w:r w:rsidRPr="004047FC">
        <w:rPr>
          <w:rFonts w:hint="eastAsia"/>
        </w:rPr>
        <w:t>来获取必要的信息，包括摄影用户的经纬度、直播标题、直播</w:t>
      </w:r>
      <w:r w:rsidRPr="004047FC">
        <w:rPr>
          <w:rFonts w:hint="eastAsia"/>
        </w:rPr>
        <w:t>URL</w:t>
      </w:r>
      <w:r w:rsidRPr="004047FC">
        <w:rPr>
          <w:rFonts w:hint="eastAsia"/>
        </w:rPr>
        <w:t>、开始时间等信息，将这些数据封装成</w:t>
      </w:r>
      <w:r w:rsidRPr="004047FC">
        <w:rPr>
          <w:rFonts w:hint="eastAsia"/>
        </w:rPr>
        <w:t>Video</w:t>
      </w:r>
      <w:r w:rsidRPr="004047FC">
        <w:rPr>
          <w:rFonts w:hint="eastAsia"/>
        </w:rPr>
        <w:t>对象用于分层传递，首先调用</w:t>
      </w:r>
      <w:r w:rsidRPr="004047FC">
        <w:rPr>
          <w:rFonts w:hint="eastAsia"/>
        </w:rPr>
        <w:t>NginxService</w:t>
      </w:r>
      <w:r w:rsidRPr="004047FC">
        <w:rPr>
          <w:rFonts w:hint="eastAsia"/>
        </w:rPr>
        <w:t>类中的</w:t>
      </w:r>
      <w:r w:rsidRPr="004047FC">
        <w:rPr>
          <w:rFonts w:hint="eastAsia"/>
        </w:rPr>
        <w:t>startLive</w:t>
      </w:r>
      <w:r w:rsidRPr="004047FC">
        <w:rPr>
          <w:rFonts w:hint="eastAsia"/>
        </w:rPr>
        <w:t>（）方法，并将</w:t>
      </w:r>
      <w:r w:rsidRPr="004047FC">
        <w:rPr>
          <w:rFonts w:hint="eastAsia"/>
        </w:rPr>
        <w:t>Video</w:t>
      </w:r>
      <w:r w:rsidRPr="004047FC">
        <w:rPr>
          <w:rFonts w:hint="eastAsia"/>
        </w:rPr>
        <w:t>对象传递过去，通过业务逻辑处理之后调用</w:t>
      </w:r>
      <w:r w:rsidRPr="004047FC">
        <w:rPr>
          <w:rFonts w:hint="eastAsia"/>
        </w:rPr>
        <w:t>NginxMapper</w:t>
      </w:r>
      <w:r w:rsidRPr="004047FC">
        <w:rPr>
          <w:rFonts w:hint="eastAsia"/>
        </w:rPr>
        <w:t>接口中的</w:t>
      </w:r>
      <w:r w:rsidRPr="004047FC">
        <w:rPr>
          <w:rFonts w:hint="eastAsia"/>
        </w:rPr>
        <w:t>startLive</w:t>
      </w:r>
      <w:r w:rsidRPr="004047FC">
        <w:rPr>
          <w:rFonts w:hint="eastAsia"/>
        </w:rPr>
        <w:t>（）方法将</w:t>
      </w:r>
      <w:r w:rsidRPr="004047FC">
        <w:rPr>
          <w:rFonts w:hint="eastAsia"/>
        </w:rPr>
        <w:t>Video</w:t>
      </w:r>
      <w:r w:rsidRPr="004047FC">
        <w:rPr>
          <w:rFonts w:hint="eastAsia"/>
        </w:rPr>
        <w:t>对象保存到</w:t>
      </w:r>
      <w:r w:rsidRPr="004047FC">
        <w:rPr>
          <w:rFonts w:hint="eastAsia"/>
        </w:rPr>
        <w:t>MySQL</w:t>
      </w:r>
      <w:r w:rsidRPr="004047FC">
        <w:rPr>
          <w:rFonts w:hint="eastAsia"/>
        </w:rPr>
        <w:t>数据库中。然后调用</w:t>
      </w:r>
      <w:r w:rsidRPr="004047FC">
        <w:rPr>
          <w:rFonts w:hint="eastAsia"/>
        </w:rPr>
        <w:t>WebSocketServer</w:t>
      </w:r>
      <w:r w:rsidRPr="004047FC">
        <w:rPr>
          <w:rFonts w:hint="eastAsia"/>
        </w:rPr>
        <w:t>类中的</w:t>
      </w:r>
      <w:r w:rsidRPr="004047FC">
        <w:rPr>
          <w:rFonts w:hint="eastAsia"/>
        </w:rPr>
        <w:t>sendLiveVideo</w:t>
      </w:r>
      <w:r w:rsidRPr="004047FC">
        <w:rPr>
          <w:rFonts w:hint="eastAsia"/>
        </w:rPr>
        <w:t>（）方法和传递</w:t>
      </w:r>
      <w:r w:rsidRPr="004047FC">
        <w:rPr>
          <w:rFonts w:hint="eastAsia"/>
        </w:rPr>
        <w:t>Video</w:t>
      </w:r>
      <w:r w:rsidRPr="004047FC">
        <w:rPr>
          <w:rFonts w:hint="eastAsia"/>
        </w:rPr>
        <w:t>对象，</w:t>
      </w:r>
      <w:r w:rsidRPr="004047FC">
        <w:rPr>
          <w:rFonts w:hint="eastAsia"/>
        </w:rPr>
        <w:t>sendLiveVideo</w:t>
      </w:r>
      <w:r w:rsidRPr="004047FC">
        <w:rPr>
          <w:rFonts w:hint="eastAsia"/>
        </w:rPr>
        <w:t>（）方法通过</w:t>
      </w:r>
      <w:r w:rsidRPr="004047FC">
        <w:rPr>
          <w:rFonts w:hint="eastAsia"/>
        </w:rPr>
        <w:t>WebSocket</w:t>
      </w:r>
      <w:r w:rsidRPr="004047FC">
        <w:rPr>
          <w:rFonts w:hint="eastAsia"/>
        </w:rPr>
        <w:t>技术将</w:t>
      </w:r>
      <w:r w:rsidRPr="004047FC">
        <w:rPr>
          <w:rFonts w:hint="eastAsia"/>
        </w:rPr>
        <w:t>Video</w:t>
      </w:r>
      <w:r w:rsidRPr="004047FC">
        <w:rPr>
          <w:rFonts w:hint="eastAsia"/>
        </w:rPr>
        <w:t>对象数据发送给所有已连接</w:t>
      </w:r>
      <w:r w:rsidRPr="004047FC">
        <w:rPr>
          <w:rFonts w:hint="eastAsia"/>
        </w:rPr>
        <w:t>WebSocket</w:t>
      </w:r>
      <w:r w:rsidRPr="004047FC">
        <w:rPr>
          <w:rFonts w:hint="eastAsia"/>
        </w:rPr>
        <w:t>的用户，这时</w:t>
      </w:r>
      <w:r w:rsidRPr="004047FC">
        <w:rPr>
          <w:rFonts w:hint="eastAsia"/>
        </w:rPr>
        <w:t>Web</w:t>
      </w:r>
      <w:r w:rsidRPr="004047FC">
        <w:rPr>
          <w:rFonts w:hint="eastAsia"/>
        </w:rPr>
        <w:t>前端通过</w:t>
      </w:r>
      <w:r w:rsidRPr="004047FC">
        <w:rPr>
          <w:rFonts w:hint="eastAsia"/>
        </w:rPr>
        <w:t>WebSocket</w:t>
      </w:r>
      <w:r w:rsidRPr="004047FC">
        <w:rPr>
          <w:rFonts w:hint="eastAsia"/>
        </w:rPr>
        <w:t>接受新的直播消息，动态的渲染到浏览器中即可。</w:t>
      </w:r>
    </w:p>
    <w:p w14:paraId="1DDB710D" w14:textId="7A19D36B" w:rsidR="0047503A" w:rsidRPr="004047FC" w:rsidRDefault="004047FC">
      <w:pPr>
        <w:ind w:firstLine="420"/>
      </w:pPr>
      <w:r w:rsidRPr="004047FC">
        <w:rPr>
          <w:rFonts w:hint="eastAsia"/>
        </w:rPr>
        <w:t>当摄影用户结束直播时，流媒体服务器将会回调</w:t>
      </w:r>
      <w:r w:rsidRPr="004047FC">
        <w:rPr>
          <w:rFonts w:hint="eastAsia"/>
        </w:rPr>
        <w:t>NginxController</w:t>
      </w:r>
      <w:r w:rsidRPr="004047FC">
        <w:rPr>
          <w:rFonts w:hint="eastAsia"/>
        </w:rPr>
        <w:t>类中的</w:t>
      </w:r>
      <w:r w:rsidRPr="004047FC">
        <w:rPr>
          <w:rFonts w:hint="eastAsia"/>
        </w:rPr>
        <w:t>recordDone</w:t>
      </w:r>
      <w:r w:rsidRPr="004047FC">
        <w:rPr>
          <w:rFonts w:hint="eastAsia"/>
        </w:rPr>
        <w:t>（）方法，此方法通过</w:t>
      </w:r>
      <w:r w:rsidRPr="004047FC">
        <w:rPr>
          <w:rFonts w:hint="eastAsia"/>
        </w:rPr>
        <w:t>HttpServletRequest</w:t>
      </w:r>
      <w:r w:rsidRPr="004047FC">
        <w:rPr>
          <w:rFonts w:hint="eastAsia"/>
        </w:rPr>
        <w:t>对象获取摄影用户的手机号、结束时间、录播</w:t>
      </w:r>
      <w:r w:rsidRPr="004047FC">
        <w:rPr>
          <w:rFonts w:hint="eastAsia"/>
        </w:rPr>
        <w:t>URL</w:t>
      </w:r>
      <w:r w:rsidRPr="004047FC">
        <w:rPr>
          <w:rFonts w:hint="eastAsia"/>
        </w:rPr>
        <w:t>等信息，依次传递给</w:t>
      </w:r>
      <w:r w:rsidRPr="004047FC">
        <w:rPr>
          <w:rFonts w:hint="eastAsia"/>
        </w:rPr>
        <w:t>Service</w:t>
      </w:r>
      <w:r w:rsidRPr="004047FC">
        <w:rPr>
          <w:rFonts w:hint="eastAsia"/>
        </w:rPr>
        <w:t>层和</w:t>
      </w:r>
      <w:r w:rsidRPr="004047FC">
        <w:rPr>
          <w:rFonts w:hint="eastAsia"/>
        </w:rPr>
        <w:t>Mapper</w:t>
      </w:r>
      <w:r w:rsidRPr="004047FC">
        <w:rPr>
          <w:rFonts w:hint="eastAsia"/>
        </w:rPr>
        <w:t>层来更新数据库。此外</w:t>
      </w:r>
      <w:r w:rsidRPr="004047FC">
        <w:rPr>
          <w:rFonts w:hint="eastAsia"/>
        </w:rPr>
        <w:t>NginxControler</w:t>
      </w:r>
      <w:r w:rsidRPr="004047FC">
        <w:rPr>
          <w:rFonts w:hint="eastAsia"/>
        </w:rPr>
        <w:t>类中的</w:t>
      </w:r>
      <w:r w:rsidRPr="004047FC">
        <w:rPr>
          <w:rFonts w:hint="eastAsia"/>
        </w:rPr>
        <w:t>metadataToVideo</w:t>
      </w:r>
      <w:r w:rsidRPr="004047FC">
        <w:rPr>
          <w:rFonts w:hint="eastAsia"/>
        </w:rPr>
        <w:t>（）方法会通过</w:t>
      </w:r>
      <w:r w:rsidRPr="004047FC">
        <w:rPr>
          <w:rFonts w:hint="eastAsia"/>
        </w:rPr>
        <w:t>yamdi</w:t>
      </w:r>
      <w:r w:rsidRPr="004047FC">
        <w:rPr>
          <w:rFonts w:hint="eastAsia"/>
        </w:rPr>
        <w:t>给录播视频资源添加元数据，达到播放录播视频时可以随意拖拽进度的功能。</w:t>
      </w:r>
    </w:p>
    <w:p w14:paraId="068CC9AE" w14:textId="77777777" w:rsidR="0047503A" w:rsidRPr="004047FC" w:rsidRDefault="004047FC">
      <w:pPr>
        <w:pStyle w:val="3"/>
      </w:pPr>
      <w:bookmarkStart w:id="70" w:name="_Toc23478"/>
      <w:r w:rsidRPr="004047FC">
        <w:rPr>
          <w:rFonts w:hint="eastAsia"/>
        </w:rPr>
        <w:t xml:space="preserve">4.2.2 </w:t>
      </w:r>
      <w:r w:rsidRPr="004047FC">
        <w:rPr>
          <w:rFonts w:hint="eastAsia"/>
        </w:rPr>
        <w:t>应急演练录播模块</w:t>
      </w:r>
      <w:bookmarkEnd w:id="70"/>
    </w:p>
    <w:p w14:paraId="6221D666" w14:textId="77777777" w:rsidR="0047503A" w:rsidRPr="004047FC" w:rsidRDefault="004047FC">
      <w:pPr>
        <w:ind w:firstLine="420"/>
      </w:pPr>
      <w:r w:rsidRPr="004047FC">
        <w:rPr>
          <w:rFonts w:hint="eastAsia"/>
        </w:rPr>
        <w:t>应急演练录播模块的主要功能包括对录播资源的筛选，以及多个录播资源同步到统一的时间点进行播放等，其类图如图</w:t>
      </w:r>
      <w:r w:rsidRPr="004047FC">
        <w:rPr>
          <w:rFonts w:hint="eastAsia"/>
        </w:rPr>
        <w:t>4-5</w:t>
      </w:r>
      <w:r w:rsidRPr="004047FC">
        <w:rPr>
          <w:rFonts w:hint="eastAsia"/>
        </w:rPr>
        <w:t>所示。</w:t>
      </w:r>
    </w:p>
    <w:p w14:paraId="472AFE1E" w14:textId="77777777" w:rsidR="0047503A" w:rsidRPr="004047FC" w:rsidRDefault="004047FC">
      <w:pPr>
        <w:ind w:firstLine="420"/>
      </w:pPr>
      <w:r w:rsidRPr="004047FC">
        <w:rPr>
          <w:noProof/>
        </w:rPr>
        <w:drawing>
          <wp:inline distT="0" distB="0" distL="114300" distR="114300" wp14:anchorId="7F79EDB4" wp14:editId="03A115D2">
            <wp:extent cx="5258435" cy="1590675"/>
            <wp:effectExtent l="0" t="0" r="0" b="0"/>
            <wp:docPr id="6" name="图片 6"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7)"/>
                    <pic:cNvPicPr>
                      <a:picLocks noChangeAspect="1"/>
                    </pic:cNvPicPr>
                  </pic:nvPicPr>
                  <pic:blipFill>
                    <a:blip r:embed="rId19"/>
                    <a:stretch>
                      <a:fillRect/>
                    </a:stretch>
                  </pic:blipFill>
                  <pic:spPr>
                    <a:xfrm>
                      <a:off x="0" y="0"/>
                      <a:ext cx="5258435" cy="1590675"/>
                    </a:xfrm>
                    <a:prstGeom prst="rect">
                      <a:avLst/>
                    </a:prstGeom>
                  </pic:spPr>
                </pic:pic>
              </a:graphicData>
            </a:graphic>
          </wp:inline>
        </w:drawing>
      </w:r>
    </w:p>
    <w:p w14:paraId="5763906D" w14:textId="77777777" w:rsidR="0047503A" w:rsidRPr="004047FC" w:rsidRDefault="004047FC">
      <w:pPr>
        <w:ind w:firstLine="420"/>
        <w:jc w:val="center"/>
      </w:pPr>
      <w:r w:rsidRPr="004047FC">
        <w:rPr>
          <w:rFonts w:hint="eastAsia"/>
        </w:rPr>
        <w:t>图</w:t>
      </w:r>
      <w:r w:rsidRPr="004047FC">
        <w:rPr>
          <w:rFonts w:hint="eastAsia"/>
        </w:rPr>
        <w:t xml:space="preserve">4-5 </w:t>
      </w:r>
      <w:r w:rsidRPr="004047FC">
        <w:rPr>
          <w:rFonts w:hint="eastAsia"/>
        </w:rPr>
        <w:t>应急演练录播功能模块类图</w:t>
      </w:r>
    </w:p>
    <w:p w14:paraId="21A88309" w14:textId="77777777" w:rsidR="0047503A" w:rsidRPr="004047FC" w:rsidRDefault="0047503A">
      <w:pPr>
        <w:ind w:firstLine="420"/>
      </w:pPr>
    </w:p>
    <w:p w14:paraId="58B7B727" w14:textId="73390E6B" w:rsidR="0047503A" w:rsidRPr="004047FC" w:rsidRDefault="004047FC">
      <w:pPr>
        <w:ind w:firstLine="420"/>
      </w:pPr>
      <w:r w:rsidRPr="004047FC">
        <w:rPr>
          <w:rFonts w:hint="eastAsia"/>
        </w:rPr>
        <w:t>实现应急演练录播模块的核心类为</w:t>
      </w:r>
      <w:r w:rsidRPr="004047FC">
        <w:rPr>
          <w:rFonts w:hint="eastAsia"/>
        </w:rPr>
        <w:t>WebServiceImpl</w:t>
      </w:r>
      <w:r w:rsidRPr="004047FC">
        <w:rPr>
          <w:rFonts w:hint="eastAsia"/>
        </w:rPr>
        <w:t>类，实现了</w:t>
      </w:r>
      <w:r w:rsidRPr="004047FC">
        <w:rPr>
          <w:rFonts w:hint="eastAsia"/>
        </w:rPr>
        <w:t>WebService</w:t>
      </w:r>
      <w:r w:rsidRPr="004047FC">
        <w:rPr>
          <w:rFonts w:hint="eastAsia"/>
        </w:rPr>
        <w:t>接口。</w:t>
      </w:r>
      <w:r w:rsidRPr="004047FC">
        <w:rPr>
          <w:rFonts w:hint="eastAsia"/>
        </w:rPr>
        <w:t>WebController</w:t>
      </w:r>
      <w:r w:rsidRPr="004047FC">
        <w:rPr>
          <w:rFonts w:hint="eastAsia"/>
        </w:rPr>
        <w:t>类内部包含了</w:t>
      </w:r>
      <w:r w:rsidRPr="004047FC">
        <w:rPr>
          <w:rFonts w:hint="eastAsia"/>
        </w:rPr>
        <w:t>WebService</w:t>
      </w:r>
      <w:r w:rsidRPr="004047FC">
        <w:rPr>
          <w:rFonts w:hint="eastAsia"/>
        </w:rPr>
        <w:t>成员变量，通过调用</w:t>
      </w:r>
      <w:r w:rsidRPr="004047FC">
        <w:rPr>
          <w:rFonts w:hint="eastAsia"/>
        </w:rPr>
        <w:t>getRecordVideos</w:t>
      </w:r>
      <w:r w:rsidRPr="004047FC">
        <w:rPr>
          <w:rFonts w:hint="eastAsia"/>
        </w:rPr>
        <w:t>（）方法来获取录播资源列表，还可以通过标题、时间等条件来筛选录播资源，</w:t>
      </w:r>
      <w:r w:rsidRPr="004047FC">
        <w:rPr>
          <w:rFonts w:hint="eastAsia"/>
        </w:rPr>
        <w:t>WebServiceImpl</w:t>
      </w:r>
      <w:r w:rsidRPr="004047FC">
        <w:rPr>
          <w:rFonts w:hint="eastAsia"/>
        </w:rPr>
        <w:t>类对筛选条件做处理，传递给</w:t>
      </w:r>
      <w:r w:rsidRPr="004047FC">
        <w:rPr>
          <w:rFonts w:hint="eastAsia"/>
        </w:rPr>
        <w:t>WebMapper</w:t>
      </w:r>
      <w:r w:rsidRPr="004047FC">
        <w:rPr>
          <w:rFonts w:hint="eastAsia"/>
        </w:rPr>
        <w:t>，</w:t>
      </w:r>
      <w:r w:rsidRPr="004047FC">
        <w:rPr>
          <w:rFonts w:hint="eastAsia"/>
        </w:rPr>
        <w:t>Mybatis</w:t>
      </w:r>
      <w:r w:rsidRPr="004047FC">
        <w:rPr>
          <w:rFonts w:hint="eastAsia"/>
        </w:rPr>
        <w:t>拦截调用并执行对应的映射</w:t>
      </w:r>
      <w:r w:rsidRPr="004047FC">
        <w:rPr>
          <w:rFonts w:hint="eastAsia"/>
        </w:rPr>
        <w:t>SQL</w:t>
      </w:r>
      <w:r w:rsidRPr="004047FC">
        <w:rPr>
          <w:rFonts w:hint="eastAsia"/>
        </w:rPr>
        <w:t>语句返回录播视频资源信息。获取最新录播资源的操作时通过</w:t>
      </w:r>
      <w:r w:rsidRPr="004047FC">
        <w:rPr>
          <w:rFonts w:hint="eastAsia"/>
        </w:rPr>
        <w:t>WebController</w:t>
      </w:r>
      <w:r w:rsidRPr="004047FC">
        <w:rPr>
          <w:rFonts w:hint="eastAsia"/>
        </w:rPr>
        <w:t>类中的</w:t>
      </w:r>
      <w:r w:rsidRPr="004047FC">
        <w:rPr>
          <w:rFonts w:hint="eastAsia"/>
        </w:rPr>
        <w:t>getLatestVideos</w:t>
      </w:r>
      <w:r w:rsidRPr="004047FC">
        <w:rPr>
          <w:rFonts w:hint="eastAsia"/>
        </w:rPr>
        <w:t>（）方法实现的，默认返回当天的所有录播资源。</w:t>
      </w:r>
    </w:p>
    <w:p w14:paraId="1AFA2691" w14:textId="77777777" w:rsidR="0047503A" w:rsidRPr="004047FC" w:rsidRDefault="004047FC">
      <w:pPr>
        <w:ind w:firstLine="420"/>
      </w:pPr>
      <w:r w:rsidRPr="004047FC">
        <w:rPr>
          <w:rFonts w:hint="eastAsia"/>
        </w:rPr>
        <w:t>同步播放的功能逻辑在</w:t>
      </w:r>
      <w:r w:rsidRPr="004047FC">
        <w:rPr>
          <w:rFonts w:hint="eastAsia"/>
        </w:rPr>
        <w:t>Web</w:t>
      </w:r>
      <w:r w:rsidRPr="004047FC">
        <w:rPr>
          <w:rFonts w:hint="eastAsia"/>
        </w:rPr>
        <w:t>前端，主要是通过选择框选择两个或两个以上的录播视频</w:t>
      </w:r>
      <w:r w:rsidRPr="004047FC">
        <w:rPr>
          <w:rFonts w:hint="eastAsia"/>
        </w:rPr>
        <w:lastRenderedPageBreak/>
        <w:t>窗口，点击同步播放时会根据所选的录播视频中包含的信息，比较其中的开始时间，然后选择一个最晚的开始时间，用这个最晚的开始时间与当前录播视频的开始时间做运算，分别算出所选录播视频的时间偏移量，最后设置录播视频的正确偏移量即可完成同步播放功能。</w:t>
      </w:r>
    </w:p>
    <w:p w14:paraId="09A64286" w14:textId="77777777" w:rsidR="0047503A" w:rsidRPr="004047FC" w:rsidRDefault="004047FC">
      <w:pPr>
        <w:pStyle w:val="3"/>
      </w:pPr>
      <w:bookmarkStart w:id="71" w:name="_Toc9814"/>
      <w:r w:rsidRPr="004047FC">
        <w:rPr>
          <w:rFonts w:hint="eastAsia"/>
        </w:rPr>
        <w:t xml:space="preserve">4.2.3 </w:t>
      </w:r>
      <w:r w:rsidRPr="004047FC">
        <w:rPr>
          <w:rFonts w:hint="eastAsia"/>
        </w:rPr>
        <w:t>应急演练交互模块</w:t>
      </w:r>
      <w:bookmarkEnd w:id="71"/>
    </w:p>
    <w:p w14:paraId="4A52CAD9" w14:textId="77777777" w:rsidR="0047503A" w:rsidRPr="004047FC" w:rsidRDefault="004047FC">
      <w:pPr>
        <w:ind w:firstLine="420"/>
      </w:pPr>
      <w:r w:rsidRPr="004047FC">
        <w:rPr>
          <w:rFonts w:hint="eastAsia"/>
        </w:rPr>
        <w:t>应急演练交互模块的主要功能为管理员用户选择一个或多个直播用户，来进行实时文字交互，达到交流指挥的作用。其类图如图</w:t>
      </w:r>
      <w:r w:rsidRPr="004047FC">
        <w:rPr>
          <w:rFonts w:hint="eastAsia"/>
        </w:rPr>
        <w:t>4-6</w:t>
      </w:r>
      <w:r w:rsidRPr="004047FC">
        <w:rPr>
          <w:rFonts w:hint="eastAsia"/>
        </w:rPr>
        <w:t>所示。</w:t>
      </w:r>
    </w:p>
    <w:p w14:paraId="653CBB33" w14:textId="77777777" w:rsidR="0047503A" w:rsidRPr="004047FC" w:rsidRDefault="004047FC">
      <w:pPr>
        <w:ind w:firstLine="420"/>
      </w:pPr>
      <w:r w:rsidRPr="004047FC">
        <w:rPr>
          <w:noProof/>
        </w:rPr>
        <w:drawing>
          <wp:inline distT="0" distB="0" distL="114300" distR="114300" wp14:anchorId="55CEBD7A" wp14:editId="7747E741">
            <wp:extent cx="5264785" cy="3433445"/>
            <wp:effectExtent l="0" t="0" r="0" b="0"/>
            <wp:docPr id="19" name="图片 19" descr="数据库课程设计功能模块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数据库课程设计功能模块图 (1)"/>
                    <pic:cNvPicPr>
                      <a:picLocks noChangeAspect="1"/>
                    </pic:cNvPicPr>
                  </pic:nvPicPr>
                  <pic:blipFill>
                    <a:blip r:embed="rId20"/>
                    <a:stretch>
                      <a:fillRect/>
                    </a:stretch>
                  </pic:blipFill>
                  <pic:spPr>
                    <a:xfrm>
                      <a:off x="0" y="0"/>
                      <a:ext cx="5264785" cy="3433445"/>
                    </a:xfrm>
                    <a:prstGeom prst="rect">
                      <a:avLst/>
                    </a:prstGeom>
                  </pic:spPr>
                </pic:pic>
              </a:graphicData>
            </a:graphic>
          </wp:inline>
        </w:drawing>
      </w:r>
    </w:p>
    <w:p w14:paraId="65E68198" w14:textId="77777777" w:rsidR="0047503A" w:rsidRPr="004047FC" w:rsidRDefault="004047FC">
      <w:pPr>
        <w:ind w:firstLine="420"/>
        <w:jc w:val="center"/>
      </w:pPr>
      <w:r w:rsidRPr="004047FC">
        <w:rPr>
          <w:rFonts w:hint="eastAsia"/>
        </w:rPr>
        <w:t>图</w:t>
      </w:r>
      <w:r w:rsidRPr="004047FC">
        <w:rPr>
          <w:rFonts w:hint="eastAsia"/>
        </w:rPr>
        <w:t xml:space="preserve">4-6 </w:t>
      </w:r>
      <w:r w:rsidRPr="004047FC">
        <w:rPr>
          <w:rFonts w:hint="eastAsia"/>
        </w:rPr>
        <w:t>应急演练交互功能模块类图</w:t>
      </w:r>
    </w:p>
    <w:p w14:paraId="57069DE7" w14:textId="77777777" w:rsidR="0047503A" w:rsidRPr="004047FC" w:rsidRDefault="0047503A">
      <w:pPr>
        <w:ind w:firstLine="420"/>
      </w:pPr>
    </w:p>
    <w:p w14:paraId="33E48029" w14:textId="69BC9876" w:rsidR="0047503A" w:rsidRPr="004047FC" w:rsidRDefault="004047FC">
      <w:pPr>
        <w:ind w:firstLine="420"/>
      </w:pPr>
      <w:r w:rsidRPr="004047FC">
        <w:rPr>
          <w:rFonts w:hint="eastAsia"/>
        </w:rPr>
        <w:t>应急管理交互模块的核心实现类为</w:t>
      </w:r>
      <w:r w:rsidRPr="004047FC">
        <w:rPr>
          <w:rFonts w:hint="eastAsia"/>
        </w:rPr>
        <w:t>WebSocketServer</w:t>
      </w:r>
      <w:r w:rsidRPr="004047FC">
        <w:rPr>
          <w:rFonts w:hint="eastAsia"/>
        </w:rPr>
        <w:t>类，其中</w:t>
      </w:r>
      <w:r w:rsidRPr="004047FC">
        <w:rPr>
          <w:rFonts w:hint="eastAsia"/>
        </w:rPr>
        <w:t>WebSocketConfig</w:t>
      </w:r>
      <w:r w:rsidRPr="004047FC">
        <w:rPr>
          <w:rFonts w:hint="eastAsia"/>
        </w:rPr>
        <w:t>类是配置类，负责创建</w:t>
      </w:r>
      <w:r w:rsidRPr="004047FC">
        <w:rPr>
          <w:rFonts w:hint="eastAsia"/>
        </w:rPr>
        <w:t>WebSocket</w:t>
      </w:r>
      <w:r w:rsidRPr="004047FC">
        <w:rPr>
          <w:rFonts w:hint="eastAsia"/>
        </w:rPr>
        <w:t>服务端点。</w:t>
      </w:r>
      <w:r w:rsidRPr="004047FC">
        <w:rPr>
          <w:rFonts w:hint="eastAsia"/>
        </w:rPr>
        <w:t>WebSocketEncoder</w:t>
      </w:r>
      <w:r w:rsidRPr="004047FC">
        <w:rPr>
          <w:rFonts w:hint="eastAsia"/>
        </w:rPr>
        <w:t>类实现了</w:t>
      </w:r>
      <w:r w:rsidRPr="004047FC">
        <w:rPr>
          <w:rFonts w:hint="eastAsia"/>
        </w:rPr>
        <w:t>Encoder</w:t>
      </w:r>
      <w:r w:rsidRPr="004047FC">
        <w:rPr>
          <w:rFonts w:hint="eastAsia"/>
        </w:rPr>
        <w:t>接口，其中的</w:t>
      </w:r>
      <w:r w:rsidRPr="004047FC">
        <w:rPr>
          <w:rFonts w:hint="eastAsia"/>
        </w:rPr>
        <w:t>encode</w:t>
      </w:r>
      <w:r w:rsidRPr="004047FC">
        <w:rPr>
          <w:rFonts w:hint="eastAsia"/>
        </w:rPr>
        <w:t>（）方法的主要功能是将</w:t>
      </w:r>
      <w:r w:rsidRPr="004047FC">
        <w:rPr>
          <w:rFonts w:hint="eastAsia"/>
        </w:rPr>
        <w:t>WebSocket</w:t>
      </w:r>
      <w:r w:rsidRPr="004047FC">
        <w:rPr>
          <w:rFonts w:hint="eastAsia"/>
        </w:rPr>
        <w:t>要发送的消息进行编码，再进行网络传输，</w:t>
      </w:r>
      <w:r w:rsidRPr="004047FC">
        <w:rPr>
          <w:rFonts w:hint="eastAsia"/>
        </w:rPr>
        <w:t>WebSocketDecoder</w:t>
      </w:r>
      <w:r w:rsidRPr="004047FC">
        <w:rPr>
          <w:rFonts w:hint="eastAsia"/>
        </w:rPr>
        <w:t>实现了</w:t>
      </w:r>
      <w:r w:rsidRPr="004047FC">
        <w:rPr>
          <w:rFonts w:hint="eastAsia"/>
        </w:rPr>
        <w:t>Decoder</w:t>
      </w:r>
      <w:r w:rsidRPr="004047FC">
        <w:rPr>
          <w:rFonts w:hint="eastAsia"/>
        </w:rPr>
        <w:t>接口，其中的</w:t>
      </w:r>
      <w:r w:rsidRPr="004047FC">
        <w:rPr>
          <w:rFonts w:hint="eastAsia"/>
        </w:rPr>
        <w:t>decode</w:t>
      </w:r>
      <w:r w:rsidRPr="004047FC">
        <w:rPr>
          <w:rFonts w:hint="eastAsia"/>
        </w:rPr>
        <w:t>方法的主要功能是对发送到服务器端的消息进行自定义解码。在</w:t>
      </w:r>
      <w:r w:rsidRPr="004047FC">
        <w:rPr>
          <w:rFonts w:hint="eastAsia"/>
        </w:rPr>
        <w:t>WebSocketServer</w:t>
      </w:r>
      <w:r w:rsidRPr="004047FC">
        <w:rPr>
          <w:rFonts w:hint="eastAsia"/>
        </w:rPr>
        <w:t>类的私有属性中，</w:t>
      </w:r>
      <w:r w:rsidRPr="004047FC">
        <w:rPr>
          <w:rFonts w:hint="eastAsia"/>
        </w:rPr>
        <w:t>onlineCount</w:t>
      </w:r>
      <w:r w:rsidRPr="004047FC">
        <w:rPr>
          <w:rFonts w:hint="eastAsia"/>
        </w:rPr>
        <w:t>用来记录当前在线连接数，</w:t>
      </w:r>
      <w:r w:rsidRPr="004047FC">
        <w:rPr>
          <w:rFonts w:hint="eastAsia"/>
        </w:rPr>
        <w:t>webSocketMap</w:t>
      </w:r>
      <w:r w:rsidRPr="004047FC">
        <w:rPr>
          <w:rFonts w:hint="eastAsia"/>
        </w:rPr>
        <w:t>用来存放每个客户端对应的</w:t>
      </w:r>
      <w:r w:rsidRPr="004047FC">
        <w:rPr>
          <w:rFonts w:hint="eastAsia"/>
        </w:rPr>
        <w:t>WebSocketServer</w:t>
      </w:r>
      <w:r w:rsidRPr="004047FC">
        <w:rPr>
          <w:rFonts w:hint="eastAsia"/>
        </w:rPr>
        <w:t>对象，这里使用</w:t>
      </w:r>
      <w:r w:rsidRPr="004047FC">
        <w:rPr>
          <w:rFonts w:hint="eastAsia"/>
        </w:rPr>
        <w:t>ConcurrentHashMap</w:t>
      </w:r>
      <w:r w:rsidRPr="004047FC">
        <w:rPr>
          <w:rFonts w:hint="eastAsia"/>
        </w:rPr>
        <w:t>用来保证线程安全，</w:t>
      </w:r>
      <w:r w:rsidRPr="004047FC">
        <w:rPr>
          <w:rFonts w:hint="eastAsia"/>
        </w:rPr>
        <w:t>session</w:t>
      </w:r>
      <w:r w:rsidRPr="004047FC">
        <w:rPr>
          <w:rFonts w:hint="eastAsia"/>
        </w:rPr>
        <w:t>是与某个客户端的连接会话，需要通过它来给客户端发送数据，</w:t>
      </w:r>
      <w:r w:rsidRPr="004047FC">
        <w:rPr>
          <w:rFonts w:hint="eastAsia"/>
        </w:rPr>
        <w:t>userTel</w:t>
      </w:r>
      <w:r w:rsidRPr="004047FC">
        <w:rPr>
          <w:rFonts w:hint="eastAsia"/>
        </w:rPr>
        <w:t>用来记录当前连接会话的手机号。</w:t>
      </w:r>
      <w:r w:rsidRPr="004047FC">
        <w:rPr>
          <w:rFonts w:hint="eastAsia"/>
        </w:rPr>
        <w:t>onOpen</w:t>
      </w:r>
      <w:r w:rsidRPr="004047FC">
        <w:rPr>
          <w:rFonts w:hint="eastAsia"/>
        </w:rPr>
        <w:t>（）方法是客户端连接建立成功调用的方法，</w:t>
      </w:r>
      <w:r w:rsidRPr="004047FC">
        <w:rPr>
          <w:rFonts w:hint="eastAsia"/>
        </w:rPr>
        <w:t>onClose</w:t>
      </w:r>
      <w:r w:rsidRPr="004047FC">
        <w:rPr>
          <w:rFonts w:hint="eastAsia"/>
        </w:rPr>
        <w:t>（）是连接关闭调用的方法，</w:t>
      </w:r>
      <w:r w:rsidRPr="004047FC">
        <w:rPr>
          <w:rFonts w:hint="eastAsia"/>
        </w:rPr>
        <w:t>onError</w:t>
      </w:r>
      <w:r w:rsidRPr="004047FC">
        <w:rPr>
          <w:rFonts w:hint="eastAsia"/>
        </w:rPr>
        <w:t>（）是连接出现异常调用的方法，</w:t>
      </w:r>
      <w:r w:rsidRPr="004047FC">
        <w:rPr>
          <w:rFonts w:hint="eastAsia"/>
        </w:rPr>
        <w:t>onMessage</w:t>
      </w:r>
      <w:r w:rsidRPr="004047FC">
        <w:rPr>
          <w:rFonts w:hint="eastAsia"/>
        </w:rPr>
        <w:t>（）是该类的核心方法，通过该方法可以实现客户端与服务器双向交互功能，具体业务逻辑是结合</w:t>
      </w:r>
      <w:r w:rsidRPr="004047FC">
        <w:rPr>
          <w:rFonts w:hint="eastAsia"/>
        </w:rPr>
        <w:t>WebScoketEncoder</w:t>
      </w:r>
      <w:r w:rsidRPr="004047FC">
        <w:rPr>
          <w:rFonts w:hint="eastAsia"/>
        </w:rPr>
        <w:t>类和</w:t>
      </w:r>
      <w:r w:rsidRPr="004047FC">
        <w:rPr>
          <w:rFonts w:hint="eastAsia"/>
        </w:rPr>
        <w:t>WebSockerDecoder</w:t>
      </w:r>
      <w:r w:rsidRPr="004047FC">
        <w:rPr>
          <w:rFonts w:hint="eastAsia"/>
        </w:rPr>
        <w:t>类进行实现。首先将客户端发送的信息通过</w:t>
      </w:r>
      <w:r w:rsidRPr="004047FC">
        <w:rPr>
          <w:rFonts w:hint="eastAsia"/>
        </w:rPr>
        <w:t>WebScoketEncoder</w:t>
      </w:r>
      <w:r w:rsidRPr="004047FC">
        <w:rPr>
          <w:rFonts w:hint="eastAsia"/>
        </w:rPr>
        <w:t>进行解码，对解码后的数据进行处理，获得要发送的手机号列表，对要发送消息手机号列表进行循环遍历，利用</w:t>
      </w:r>
      <w:r w:rsidRPr="004047FC">
        <w:rPr>
          <w:rFonts w:hint="eastAsia"/>
        </w:rPr>
        <w:t>WebScoketEncoder</w:t>
      </w:r>
      <w:r w:rsidRPr="004047FC">
        <w:rPr>
          <w:rFonts w:hint="eastAsia"/>
        </w:rPr>
        <w:t>将要发送的消息进行编码，最终实现将消息广发出去的功能。</w:t>
      </w:r>
    </w:p>
    <w:p w14:paraId="6015652E" w14:textId="77777777" w:rsidR="0047503A" w:rsidRPr="004047FC" w:rsidRDefault="004047FC">
      <w:pPr>
        <w:pStyle w:val="3"/>
      </w:pPr>
      <w:bookmarkStart w:id="72" w:name="_Toc5675"/>
      <w:r w:rsidRPr="004047FC">
        <w:rPr>
          <w:rFonts w:hint="eastAsia"/>
        </w:rPr>
        <w:lastRenderedPageBreak/>
        <w:t xml:space="preserve">4.2.4 </w:t>
      </w:r>
      <w:r w:rsidRPr="004047FC">
        <w:rPr>
          <w:rFonts w:hint="eastAsia"/>
        </w:rPr>
        <w:t>应急演练配置模块</w:t>
      </w:r>
      <w:bookmarkEnd w:id="72"/>
    </w:p>
    <w:p w14:paraId="2FD79012" w14:textId="77777777" w:rsidR="0047503A" w:rsidRPr="004047FC" w:rsidRDefault="004047FC">
      <w:pPr>
        <w:ind w:firstLine="420"/>
      </w:pPr>
      <w:r w:rsidRPr="004047FC">
        <w:rPr>
          <w:rFonts w:hint="eastAsia"/>
        </w:rPr>
        <w:t>应急演练配置模块的主要功能为应急演练开放时间、附件管理，其类图如图</w:t>
      </w:r>
      <w:r w:rsidRPr="004047FC">
        <w:rPr>
          <w:rFonts w:hint="eastAsia"/>
        </w:rPr>
        <w:t>4-7</w:t>
      </w:r>
      <w:r w:rsidRPr="004047FC">
        <w:rPr>
          <w:rFonts w:hint="eastAsia"/>
        </w:rPr>
        <w:t>所示。</w:t>
      </w:r>
    </w:p>
    <w:p w14:paraId="7BBECDC4" w14:textId="77777777" w:rsidR="0047503A" w:rsidRPr="004047FC" w:rsidRDefault="004047FC">
      <w:pPr>
        <w:ind w:firstLine="420"/>
      </w:pPr>
      <w:r w:rsidRPr="004047FC">
        <w:rPr>
          <w:noProof/>
        </w:rPr>
        <w:drawing>
          <wp:inline distT="0" distB="0" distL="114300" distR="114300" wp14:anchorId="1C7FA512" wp14:editId="67EC7223">
            <wp:extent cx="5269865" cy="3404235"/>
            <wp:effectExtent l="0" t="0" r="0" b="0"/>
            <wp:docPr id="27" name="图片 27"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14)"/>
                    <pic:cNvPicPr>
                      <a:picLocks noChangeAspect="1"/>
                    </pic:cNvPicPr>
                  </pic:nvPicPr>
                  <pic:blipFill>
                    <a:blip r:embed="rId21"/>
                    <a:stretch>
                      <a:fillRect/>
                    </a:stretch>
                  </pic:blipFill>
                  <pic:spPr>
                    <a:xfrm>
                      <a:off x="0" y="0"/>
                      <a:ext cx="5269865" cy="3404235"/>
                    </a:xfrm>
                    <a:prstGeom prst="rect">
                      <a:avLst/>
                    </a:prstGeom>
                  </pic:spPr>
                </pic:pic>
              </a:graphicData>
            </a:graphic>
          </wp:inline>
        </w:drawing>
      </w:r>
    </w:p>
    <w:p w14:paraId="61E8C020" w14:textId="77777777" w:rsidR="0047503A" w:rsidRPr="004047FC" w:rsidRDefault="004047FC">
      <w:pPr>
        <w:ind w:firstLine="420"/>
        <w:jc w:val="center"/>
      </w:pPr>
      <w:r w:rsidRPr="004047FC">
        <w:rPr>
          <w:rFonts w:hint="eastAsia"/>
        </w:rPr>
        <w:t>图</w:t>
      </w:r>
      <w:r w:rsidRPr="004047FC">
        <w:rPr>
          <w:rFonts w:hint="eastAsia"/>
        </w:rPr>
        <w:t xml:space="preserve">4-7 </w:t>
      </w:r>
      <w:r w:rsidRPr="004047FC">
        <w:rPr>
          <w:rFonts w:hint="eastAsia"/>
        </w:rPr>
        <w:t>应急演练配置功能模块类图</w:t>
      </w:r>
    </w:p>
    <w:p w14:paraId="391F896E" w14:textId="77777777" w:rsidR="0047503A" w:rsidRPr="004047FC" w:rsidRDefault="0047503A">
      <w:pPr>
        <w:ind w:firstLine="420"/>
      </w:pPr>
    </w:p>
    <w:p w14:paraId="09E819D4" w14:textId="5F79F854" w:rsidR="0047503A" w:rsidRPr="004047FC" w:rsidRDefault="004047FC">
      <w:pPr>
        <w:ind w:firstLine="420"/>
      </w:pPr>
      <w:r w:rsidRPr="004047FC">
        <w:rPr>
          <w:rFonts w:hint="eastAsia"/>
        </w:rPr>
        <w:t>PlanServiceImpl</w:t>
      </w:r>
      <w:r w:rsidRPr="004047FC">
        <w:rPr>
          <w:rFonts w:hint="eastAsia"/>
        </w:rPr>
        <w:t>是实现应急演练相关信息配置的核心类，</w:t>
      </w:r>
      <w:r w:rsidRPr="004047FC">
        <w:rPr>
          <w:rFonts w:hint="eastAsia"/>
        </w:rPr>
        <w:t>PlanServiceImpl</w:t>
      </w:r>
      <w:r w:rsidRPr="004047FC">
        <w:rPr>
          <w:rFonts w:hint="eastAsia"/>
        </w:rPr>
        <w:t>类调用</w:t>
      </w:r>
      <w:r w:rsidRPr="004047FC">
        <w:rPr>
          <w:rFonts w:hint="eastAsia"/>
        </w:rPr>
        <w:t>addPlan</w:t>
      </w:r>
      <w:r w:rsidRPr="004047FC">
        <w:rPr>
          <w:rFonts w:hint="eastAsia"/>
        </w:rPr>
        <w:t>（）方法来实现调用</w:t>
      </w:r>
      <w:r w:rsidRPr="004047FC">
        <w:rPr>
          <w:rFonts w:hint="eastAsia"/>
        </w:rPr>
        <w:t>PlanMapper</w:t>
      </w:r>
      <w:r w:rsidRPr="004047FC">
        <w:rPr>
          <w:rFonts w:hint="eastAsia"/>
        </w:rPr>
        <w:t>类中的</w:t>
      </w:r>
      <w:r w:rsidRPr="004047FC">
        <w:rPr>
          <w:rFonts w:hint="eastAsia"/>
        </w:rPr>
        <w:t>addPlan</w:t>
      </w:r>
      <w:r w:rsidRPr="004047FC">
        <w:rPr>
          <w:rFonts w:hint="eastAsia"/>
        </w:rPr>
        <w:t>（）方法，可以添加新的应急演练，其中内容包括演练名称、开始时间和结束时间等信息。</w:t>
      </w:r>
      <w:r w:rsidRPr="004047FC">
        <w:rPr>
          <w:rFonts w:hint="eastAsia"/>
        </w:rPr>
        <w:t>PlanServiceImpl</w:t>
      </w:r>
      <w:r w:rsidRPr="004047FC">
        <w:rPr>
          <w:rFonts w:hint="eastAsia"/>
        </w:rPr>
        <w:t>类中的</w:t>
      </w:r>
      <w:r w:rsidRPr="004047FC">
        <w:rPr>
          <w:rFonts w:hint="eastAsia"/>
        </w:rPr>
        <w:t>updatePlan</w:t>
      </w:r>
      <w:r w:rsidRPr="004047FC">
        <w:rPr>
          <w:rFonts w:hint="eastAsia"/>
        </w:rPr>
        <w:t>（）方法的功能是更新预案信息，</w:t>
      </w:r>
      <w:r w:rsidRPr="004047FC">
        <w:rPr>
          <w:rFonts w:hint="eastAsia"/>
        </w:rPr>
        <w:t>deletePlanById</w:t>
      </w:r>
      <w:r w:rsidRPr="004047FC">
        <w:rPr>
          <w:rFonts w:hint="eastAsia"/>
        </w:rPr>
        <w:t>（）方法是根据应急演练</w:t>
      </w:r>
      <w:r w:rsidRPr="004047FC">
        <w:rPr>
          <w:rFonts w:hint="eastAsia"/>
        </w:rPr>
        <w:t>id</w:t>
      </w:r>
      <w:r w:rsidRPr="004047FC">
        <w:rPr>
          <w:rFonts w:hint="eastAsia"/>
        </w:rPr>
        <w:t>删除应急演练，</w:t>
      </w:r>
      <w:r w:rsidRPr="004047FC">
        <w:rPr>
          <w:rFonts w:hint="eastAsia"/>
        </w:rPr>
        <w:t>getPlanList</w:t>
      </w:r>
      <w:r w:rsidRPr="004047FC">
        <w:rPr>
          <w:rFonts w:hint="eastAsia"/>
        </w:rPr>
        <w:t>（）方法是获取应急演练列表，由于篇幅限制，这里就不详细展开描述了。</w:t>
      </w:r>
    </w:p>
    <w:p w14:paraId="28339DD4" w14:textId="1208FB1E" w:rsidR="0047503A" w:rsidRPr="004047FC" w:rsidRDefault="004047FC">
      <w:pPr>
        <w:ind w:firstLine="420"/>
      </w:pPr>
      <w:r w:rsidRPr="004047FC">
        <w:rPr>
          <w:rFonts w:hint="eastAsia"/>
        </w:rPr>
        <w:t>AttachmentController</w:t>
      </w:r>
      <w:r w:rsidRPr="004047FC">
        <w:rPr>
          <w:rFonts w:hint="eastAsia"/>
        </w:rPr>
        <w:t>类的功能是应急演练附件管理。</w:t>
      </w:r>
      <w:r w:rsidRPr="004047FC">
        <w:rPr>
          <w:rFonts w:hint="eastAsia"/>
        </w:rPr>
        <w:t>AttachmentController</w:t>
      </w:r>
      <w:r w:rsidRPr="004047FC">
        <w:rPr>
          <w:rFonts w:hint="eastAsia"/>
        </w:rPr>
        <w:t>类中的</w:t>
      </w:r>
      <w:r w:rsidRPr="004047FC">
        <w:rPr>
          <w:rFonts w:hint="eastAsia"/>
        </w:rPr>
        <w:t>update</w:t>
      </w:r>
      <w:r w:rsidRPr="004047FC">
        <w:rPr>
          <w:rFonts w:hint="eastAsia"/>
        </w:rPr>
        <w:t>（）方法为将上传到服务器的附件资源存储到服务器中并返回虚拟路径。其中</w:t>
      </w:r>
      <w:r w:rsidRPr="004047FC">
        <w:rPr>
          <w:rFonts w:hint="eastAsia"/>
        </w:rPr>
        <w:t>getExt</w:t>
      </w:r>
      <w:r w:rsidRPr="004047FC">
        <w:rPr>
          <w:rFonts w:hint="eastAsia"/>
        </w:rPr>
        <w:t>（）方法是获取文件的后缀名，通过</w:t>
      </w:r>
      <w:r w:rsidRPr="004047FC">
        <w:rPr>
          <w:rFonts w:hint="eastAsia"/>
        </w:rPr>
        <w:t>UUID</w:t>
      </w:r>
      <w:r w:rsidRPr="004047FC">
        <w:rPr>
          <w:rFonts w:hint="eastAsia"/>
        </w:rPr>
        <w:t>的随机数加上文件后缀名组成新的文件名称，这样可以防止服务器文件名冲突，然后调用</w:t>
      </w:r>
      <w:r w:rsidRPr="004047FC">
        <w:rPr>
          <w:rFonts w:hint="eastAsia"/>
        </w:rPr>
        <w:t>getAbsoluteFile</w:t>
      </w:r>
      <w:r w:rsidRPr="004047FC">
        <w:rPr>
          <w:rFonts w:hint="eastAsia"/>
        </w:rPr>
        <w:t>（）方法将文件存储到服务器中并返回路径，接着调用</w:t>
      </w:r>
      <w:r w:rsidRPr="004047FC">
        <w:rPr>
          <w:rFonts w:hint="eastAsia"/>
        </w:rPr>
        <w:t>getPathFileName</w:t>
      </w:r>
      <w:r w:rsidRPr="004047FC">
        <w:rPr>
          <w:rFonts w:hint="eastAsia"/>
        </w:rPr>
        <w:t>（）方法将文件真实路径映射为文件虚拟路径，可以有效地保护服务器数据安全，最后通过服务器端返回文件虚拟路径，前端在访问虚拟路径时，服务器端会将虚拟路径映射成文件真实路径，保证了数据的正确性。</w:t>
      </w:r>
    </w:p>
    <w:p w14:paraId="5F3A9040" w14:textId="77777777" w:rsidR="0047503A" w:rsidRPr="004047FC" w:rsidRDefault="004047FC">
      <w:pPr>
        <w:pStyle w:val="3"/>
      </w:pPr>
      <w:bookmarkStart w:id="73" w:name="_Toc10115"/>
      <w:r w:rsidRPr="004047FC">
        <w:rPr>
          <w:rFonts w:hint="eastAsia"/>
        </w:rPr>
        <w:t xml:space="preserve">4.2.5 </w:t>
      </w:r>
      <w:r w:rsidRPr="004047FC">
        <w:rPr>
          <w:rFonts w:hint="eastAsia"/>
        </w:rPr>
        <w:t>应急演练评估模块</w:t>
      </w:r>
      <w:bookmarkEnd w:id="73"/>
    </w:p>
    <w:p w14:paraId="64BCD6F7" w14:textId="77777777" w:rsidR="0047503A" w:rsidRPr="004047FC" w:rsidRDefault="004047FC">
      <w:pPr>
        <w:ind w:firstLine="420"/>
      </w:pPr>
      <w:r w:rsidRPr="004047FC">
        <w:rPr>
          <w:rFonts w:hint="eastAsia"/>
        </w:rPr>
        <w:t>应急演练评估模块的主要功能包括两方面，一方面是指标管理，管理员用户对应急演练添加自定义评估指标，包含单选、评分和评语等指标类型。另一方面是评估打分，评估用户通过观看应急演练直播，结合自定义配置的评估指标，对应急演练整体执行状况做出具体评估，其类图如图</w:t>
      </w:r>
      <w:r w:rsidRPr="004047FC">
        <w:rPr>
          <w:rFonts w:hint="eastAsia"/>
        </w:rPr>
        <w:t>4-8</w:t>
      </w:r>
      <w:r w:rsidRPr="004047FC">
        <w:rPr>
          <w:rFonts w:hint="eastAsia"/>
        </w:rPr>
        <w:t>所示。</w:t>
      </w:r>
    </w:p>
    <w:p w14:paraId="3B8FBB44" w14:textId="77777777" w:rsidR="0047503A" w:rsidRPr="004047FC" w:rsidRDefault="004047FC">
      <w:pPr>
        <w:ind w:firstLine="420"/>
      </w:pPr>
      <w:r w:rsidRPr="004047FC">
        <w:rPr>
          <w:noProof/>
        </w:rPr>
        <w:lastRenderedPageBreak/>
        <w:drawing>
          <wp:inline distT="0" distB="0" distL="114300" distR="114300" wp14:anchorId="74E3974E" wp14:editId="5A308F6F">
            <wp:extent cx="5269230" cy="3498215"/>
            <wp:effectExtent l="0" t="0" r="0" b="0"/>
            <wp:docPr id="26" name="图片 26"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 (13)"/>
                    <pic:cNvPicPr>
                      <a:picLocks noChangeAspect="1"/>
                    </pic:cNvPicPr>
                  </pic:nvPicPr>
                  <pic:blipFill>
                    <a:blip r:embed="rId22"/>
                    <a:stretch>
                      <a:fillRect/>
                    </a:stretch>
                  </pic:blipFill>
                  <pic:spPr>
                    <a:xfrm>
                      <a:off x="0" y="0"/>
                      <a:ext cx="5269230" cy="3498215"/>
                    </a:xfrm>
                    <a:prstGeom prst="rect">
                      <a:avLst/>
                    </a:prstGeom>
                  </pic:spPr>
                </pic:pic>
              </a:graphicData>
            </a:graphic>
          </wp:inline>
        </w:drawing>
      </w:r>
    </w:p>
    <w:p w14:paraId="140FEB02" w14:textId="77777777" w:rsidR="0047503A" w:rsidRPr="004047FC" w:rsidRDefault="004047FC">
      <w:pPr>
        <w:ind w:firstLine="420"/>
        <w:jc w:val="center"/>
      </w:pPr>
      <w:r w:rsidRPr="004047FC">
        <w:rPr>
          <w:rFonts w:hint="eastAsia"/>
        </w:rPr>
        <w:t>图</w:t>
      </w:r>
      <w:r w:rsidRPr="004047FC">
        <w:rPr>
          <w:rFonts w:hint="eastAsia"/>
        </w:rPr>
        <w:t xml:space="preserve">4-8 </w:t>
      </w:r>
      <w:r w:rsidRPr="004047FC">
        <w:rPr>
          <w:rFonts w:hint="eastAsia"/>
        </w:rPr>
        <w:t>应急演练评估功能模块类图</w:t>
      </w:r>
    </w:p>
    <w:p w14:paraId="41B77442" w14:textId="77777777" w:rsidR="0047503A" w:rsidRPr="004047FC" w:rsidRDefault="0047503A">
      <w:pPr>
        <w:ind w:firstLine="420"/>
        <w:rPr>
          <w:b/>
          <w:bCs/>
        </w:rPr>
      </w:pPr>
    </w:p>
    <w:p w14:paraId="35F3DB39" w14:textId="3AB3C2BA" w:rsidR="0047503A" w:rsidRPr="004047FC" w:rsidRDefault="004047FC">
      <w:pPr>
        <w:ind w:firstLine="420"/>
      </w:pPr>
      <w:r w:rsidRPr="004047FC">
        <w:rPr>
          <w:rFonts w:hint="eastAsia"/>
        </w:rPr>
        <w:t>应急演练评估模块的核心实现为</w:t>
      </w:r>
      <w:r w:rsidRPr="004047FC">
        <w:rPr>
          <w:rFonts w:hint="eastAsia"/>
        </w:rPr>
        <w:t>ScoreServiceImpl</w:t>
      </w:r>
      <w:r w:rsidRPr="004047FC">
        <w:rPr>
          <w:rFonts w:hint="eastAsia"/>
        </w:rPr>
        <w:t>类和</w:t>
      </w:r>
      <w:r w:rsidRPr="004047FC">
        <w:rPr>
          <w:rFonts w:hint="eastAsia"/>
        </w:rPr>
        <w:t>TargetServiceImpl</w:t>
      </w:r>
      <w:r w:rsidRPr="004047FC">
        <w:rPr>
          <w:rFonts w:hint="eastAsia"/>
        </w:rPr>
        <w:t>类，分别实现了</w:t>
      </w:r>
      <w:r w:rsidRPr="004047FC">
        <w:rPr>
          <w:rFonts w:hint="eastAsia"/>
        </w:rPr>
        <w:t>ScoreService</w:t>
      </w:r>
      <w:r w:rsidRPr="004047FC">
        <w:rPr>
          <w:rFonts w:hint="eastAsia"/>
        </w:rPr>
        <w:t>接口和</w:t>
      </w:r>
      <w:r w:rsidRPr="004047FC">
        <w:rPr>
          <w:rFonts w:hint="eastAsia"/>
        </w:rPr>
        <w:t>TargetService</w:t>
      </w:r>
      <w:r w:rsidRPr="004047FC">
        <w:rPr>
          <w:rFonts w:hint="eastAsia"/>
        </w:rPr>
        <w:t>接口。</w:t>
      </w:r>
      <w:r w:rsidRPr="004047FC">
        <w:rPr>
          <w:rFonts w:hint="eastAsia"/>
        </w:rPr>
        <w:t>ScoreServiceImpl</w:t>
      </w:r>
      <w:r w:rsidRPr="004047FC">
        <w:rPr>
          <w:rFonts w:hint="eastAsia"/>
        </w:rPr>
        <w:t>类通过调用</w:t>
      </w:r>
      <w:r w:rsidRPr="004047FC">
        <w:rPr>
          <w:rFonts w:hint="eastAsia"/>
        </w:rPr>
        <w:t>getScores</w:t>
      </w:r>
      <w:r w:rsidRPr="004047FC">
        <w:rPr>
          <w:rFonts w:hint="eastAsia"/>
        </w:rPr>
        <w:t>（）方法来调用</w:t>
      </w:r>
      <w:r w:rsidRPr="004047FC">
        <w:rPr>
          <w:rFonts w:hint="eastAsia"/>
        </w:rPr>
        <w:t>ScoreMapper</w:t>
      </w:r>
      <w:r w:rsidRPr="004047FC">
        <w:rPr>
          <w:rFonts w:hint="eastAsia"/>
        </w:rPr>
        <w:t>类中的</w:t>
      </w:r>
      <w:r w:rsidRPr="004047FC">
        <w:rPr>
          <w:rFonts w:hint="eastAsia"/>
        </w:rPr>
        <w:t>getScores</w:t>
      </w:r>
      <w:r w:rsidRPr="004047FC">
        <w:rPr>
          <w:rFonts w:hint="eastAsia"/>
        </w:rPr>
        <w:t>（）方法来实现查看当前评估用户对选择的应急演练所作出的具体评估内容，其中评估用户的信息通过</w:t>
      </w:r>
      <w:r w:rsidRPr="004047FC">
        <w:rPr>
          <w:rFonts w:hint="eastAsia"/>
        </w:rPr>
        <w:t>ScoreServiceImpl</w:t>
      </w:r>
      <w:r w:rsidRPr="004047FC">
        <w:rPr>
          <w:rFonts w:hint="eastAsia"/>
        </w:rPr>
        <w:t>类中的成员变量</w:t>
      </w:r>
      <w:r w:rsidRPr="004047FC">
        <w:rPr>
          <w:rFonts w:hint="eastAsia"/>
        </w:rPr>
        <w:t>session</w:t>
      </w:r>
      <w:r w:rsidRPr="004047FC">
        <w:rPr>
          <w:rFonts w:hint="eastAsia"/>
        </w:rPr>
        <w:t>获取。评估用户对应急演练做出新的评估的实现是依赖</w:t>
      </w:r>
      <w:r w:rsidRPr="004047FC">
        <w:rPr>
          <w:rFonts w:hint="eastAsia"/>
        </w:rPr>
        <w:t>ScoreServiceImpl</w:t>
      </w:r>
      <w:r w:rsidRPr="004047FC">
        <w:rPr>
          <w:rFonts w:hint="eastAsia"/>
        </w:rPr>
        <w:t>类通过调用</w:t>
      </w:r>
      <w:r w:rsidRPr="004047FC">
        <w:rPr>
          <w:rFonts w:hint="eastAsia"/>
        </w:rPr>
        <w:t>addScore</w:t>
      </w:r>
      <w:r w:rsidRPr="004047FC">
        <w:rPr>
          <w:rFonts w:hint="eastAsia"/>
        </w:rPr>
        <w:t>（）方法来调用</w:t>
      </w:r>
      <w:r w:rsidRPr="004047FC">
        <w:rPr>
          <w:rFonts w:hint="eastAsia"/>
        </w:rPr>
        <w:t>ScoreMapper</w:t>
      </w:r>
      <w:r w:rsidRPr="004047FC">
        <w:rPr>
          <w:rFonts w:hint="eastAsia"/>
        </w:rPr>
        <w:t>类中的</w:t>
      </w:r>
      <w:r w:rsidRPr="004047FC">
        <w:rPr>
          <w:rFonts w:hint="eastAsia"/>
        </w:rPr>
        <w:t>addScore</w:t>
      </w:r>
      <w:r w:rsidRPr="004047FC">
        <w:rPr>
          <w:rFonts w:hint="eastAsia"/>
        </w:rPr>
        <w:t>（）方法。</w:t>
      </w:r>
    </w:p>
    <w:p w14:paraId="672DEBFA" w14:textId="0AE7E7F4" w:rsidR="0047503A" w:rsidRPr="004047FC" w:rsidRDefault="004047FC">
      <w:pPr>
        <w:ind w:firstLine="420"/>
      </w:pPr>
      <w:r w:rsidRPr="004047FC">
        <w:rPr>
          <w:rFonts w:hint="eastAsia"/>
        </w:rPr>
        <w:t>指标管理的逻辑实现主要依赖</w:t>
      </w:r>
      <w:r w:rsidRPr="004047FC">
        <w:rPr>
          <w:rFonts w:hint="eastAsia"/>
        </w:rPr>
        <w:t>TargetServiceImpl</w:t>
      </w:r>
      <w:r w:rsidRPr="004047FC">
        <w:rPr>
          <w:rFonts w:hint="eastAsia"/>
        </w:rPr>
        <w:t>类，其中</w:t>
      </w:r>
      <w:r w:rsidRPr="004047FC">
        <w:rPr>
          <w:rFonts w:hint="eastAsia"/>
        </w:rPr>
        <w:t>addTarget</w:t>
      </w:r>
      <w:r w:rsidRPr="004047FC">
        <w:rPr>
          <w:rFonts w:hint="eastAsia"/>
        </w:rPr>
        <w:t>（）方法用来添加新的指标，</w:t>
      </w:r>
      <w:r w:rsidRPr="004047FC">
        <w:rPr>
          <w:rFonts w:hint="eastAsia"/>
        </w:rPr>
        <w:t>deleteTargetById</w:t>
      </w:r>
      <w:r w:rsidRPr="004047FC">
        <w:rPr>
          <w:rFonts w:hint="eastAsia"/>
        </w:rPr>
        <w:t>（）方法用来通过指标</w:t>
      </w:r>
      <w:r w:rsidRPr="004047FC">
        <w:rPr>
          <w:rFonts w:hint="eastAsia"/>
        </w:rPr>
        <w:t>id</w:t>
      </w:r>
      <w:r w:rsidRPr="004047FC">
        <w:rPr>
          <w:rFonts w:hint="eastAsia"/>
        </w:rPr>
        <w:t>来删除对应指标，更新指标内容的方法是调用</w:t>
      </w:r>
      <w:r w:rsidRPr="004047FC">
        <w:rPr>
          <w:rFonts w:hint="eastAsia"/>
        </w:rPr>
        <w:t>updateTarget</w:t>
      </w:r>
      <w:r w:rsidRPr="004047FC">
        <w:rPr>
          <w:rFonts w:hint="eastAsia"/>
        </w:rPr>
        <w:t>（）方法实现，</w:t>
      </w:r>
      <w:r w:rsidRPr="004047FC">
        <w:rPr>
          <w:rFonts w:hint="eastAsia"/>
        </w:rPr>
        <w:t>getTartgetList</w:t>
      </w:r>
      <w:r w:rsidRPr="004047FC">
        <w:rPr>
          <w:rFonts w:hint="eastAsia"/>
        </w:rPr>
        <w:t>（）方法为查看指标列表，</w:t>
      </w:r>
      <w:r w:rsidRPr="004047FC">
        <w:rPr>
          <w:rFonts w:hint="eastAsia"/>
        </w:rPr>
        <w:t>getTartgetById</w:t>
      </w:r>
      <w:r w:rsidRPr="004047FC">
        <w:rPr>
          <w:rFonts w:hint="eastAsia"/>
        </w:rPr>
        <w:t>（）方法是根据指标</w:t>
      </w:r>
      <w:r w:rsidRPr="004047FC">
        <w:rPr>
          <w:rFonts w:hint="eastAsia"/>
        </w:rPr>
        <w:t>id</w:t>
      </w:r>
      <w:r w:rsidRPr="004047FC">
        <w:rPr>
          <w:rFonts w:hint="eastAsia"/>
        </w:rPr>
        <w:t>查看指标，由于其中没有包含复杂逻辑，这里就不一一阐述了。</w:t>
      </w:r>
    </w:p>
    <w:p w14:paraId="67C2C097" w14:textId="77777777" w:rsidR="0047503A" w:rsidRPr="004047FC" w:rsidRDefault="004047FC">
      <w:pPr>
        <w:pStyle w:val="3"/>
      </w:pPr>
      <w:bookmarkStart w:id="74" w:name="_Toc8488"/>
      <w:r w:rsidRPr="004047FC">
        <w:rPr>
          <w:rFonts w:hint="eastAsia"/>
        </w:rPr>
        <w:t xml:space="preserve">4.2.6 </w:t>
      </w:r>
      <w:r w:rsidRPr="004047FC">
        <w:rPr>
          <w:rFonts w:hint="eastAsia"/>
        </w:rPr>
        <w:t>用户管理模块</w:t>
      </w:r>
      <w:bookmarkEnd w:id="74"/>
    </w:p>
    <w:p w14:paraId="35635AD7" w14:textId="77777777" w:rsidR="0047503A" w:rsidRPr="004047FC" w:rsidRDefault="004047FC">
      <w:pPr>
        <w:ind w:firstLine="420"/>
      </w:pPr>
      <w:r w:rsidRPr="004047FC">
        <w:rPr>
          <w:rFonts w:hint="eastAsia"/>
        </w:rPr>
        <w:t>用户管理模块的主要功能包括摄影用户和管理员用户的新增、删除、批量删除、修改信息、查看信息等，其类图如图</w:t>
      </w:r>
      <w:r w:rsidRPr="004047FC">
        <w:rPr>
          <w:rFonts w:hint="eastAsia"/>
        </w:rPr>
        <w:t>4-9</w:t>
      </w:r>
      <w:r w:rsidRPr="004047FC">
        <w:rPr>
          <w:rFonts w:hint="eastAsia"/>
        </w:rPr>
        <w:t>所示。</w:t>
      </w:r>
    </w:p>
    <w:p w14:paraId="3FA0B8DB" w14:textId="77777777" w:rsidR="0047503A" w:rsidRPr="004047FC" w:rsidRDefault="004047FC">
      <w:r w:rsidRPr="004047FC">
        <w:rPr>
          <w:noProof/>
        </w:rPr>
        <w:lastRenderedPageBreak/>
        <w:drawing>
          <wp:inline distT="0" distB="0" distL="114300" distR="114300" wp14:anchorId="13FB7828" wp14:editId="313D6069">
            <wp:extent cx="5261610" cy="2093595"/>
            <wp:effectExtent l="0" t="0" r="0" b="0"/>
            <wp:docPr id="4" name="图片 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5)"/>
                    <pic:cNvPicPr>
                      <a:picLocks noChangeAspect="1"/>
                    </pic:cNvPicPr>
                  </pic:nvPicPr>
                  <pic:blipFill>
                    <a:blip r:embed="rId23"/>
                    <a:stretch>
                      <a:fillRect/>
                    </a:stretch>
                  </pic:blipFill>
                  <pic:spPr>
                    <a:xfrm>
                      <a:off x="0" y="0"/>
                      <a:ext cx="5261610" cy="2093595"/>
                    </a:xfrm>
                    <a:prstGeom prst="rect">
                      <a:avLst/>
                    </a:prstGeom>
                  </pic:spPr>
                </pic:pic>
              </a:graphicData>
            </a:graphic>
          </wp:inline>
        </w:drawing>
      </w:r>
    </w:p>
    <w:p w14:paraId="13E07FBB" w14:textId="77777777" w:rsidR="0047503A" w:rsidRPr="004047FC" w:rsidRDefault="004047FC">
      <w:pPr>
        <w:ind w:firstLine="420"/>
        <w:jc w:val="center"/>
      </w:pPr>
      <w:r w:rsidRPr="004047FC">
        <w:rPr>
          <w:rFonts w:hint="eastAsia"/>
        </w:rPr>
        <w:t>图</w:t>
      </w:r>
      <w:r w:rsidRPr="004047FC">
        <w:rPr>
          <w:rFonts w:hint="eastAsia"/>
        </w:rPr>
        <w:t xml:space="preserve">4-9 </w:t>
      </w:r>
      <w:r w:rsidRPr="004047FC">
        <w:rPr>
          <w:rFonts w:hint="eastAsia"/>
        </w:rPr>
        <w:t>用户管理功能模块类图</w:t>
      </w:r>
    </w:p>
    <w:p w14:paraId="2690D811" w14:textId="77777777" w:rsidR="0047503A" w:rsidRPr="004047FC" w:rsidRDefault="0047503A"/>
    <w:p w14:paraId="1DBDC152" w14:textId="77777777" w:rsidR="0047503A" w:rsidRPr="004047FC" w:rsidRDefault="004047FC">
      <w:pPr>
        <w:ind w:firstLine="420"/>
      </w:pPr>
      <w:r w:rsidRPr="004047FC">
        <w:rPr>
          <w:rFonts w:hint="eastAsia"/>
        </w:rPr>
        <w:t>用户管理模块的核心类为</w:t>
      </w:r>
      <w:r w:rsidRPr="004047FC">
        <w:rPr>
          <w:rFonts w:hint="eastAsia"/>
        </w:rPr>
        <w:t>UserServiceImpl</w:t>
      </w:r>
      <w:r w:rsidRPr="004047FC">
        <w:rPr>
          <w:rFonts w:hint="eastAsia"/>
        </w:rPr>
        <w:t>类，它实现了</w:t>
      </w:r>
      <w:r w:rsidRPr="004047FC">
        <w:rPr>
          <w:rFonts w:hint="eastAsia"/>
        </w:rPr>
        <w:t>UserService</w:t>
      </w:r>
      <w:r w:rsidRPr="004047FC">
        <w:rPr>
          <w:rFonts w:hint="eastAsia"/>
        </w:rPr>
        <w:t>接口，类内部包含了</w:t>
      </w:r>
      <w:r w:rsidRPr="004047FC">
        <w:rPr>
          <w:rFonts w:hint="eastAsia"/>
        </w:rPr>
        <w:t>UserMapper</w:t>
      </w:r>
      <w:r w:rsidRPr="004047FC">
        <w:rPr>
          <w:rFonts w:hint="eastAsia"/>
        </w:rPr>
        <w:t>成员变量，来实现摄影用户和管理员用户的管理。</w:t>
      </w:r>
    </w:p>
    <w:p w14:paraId="13AE22A9" w14:textId="49B81A19" w:rsidR="0047503A" w:rsidRPr="004047FC" w:rsidRDefault="004047FC">
      <w:pPr>
        <w:ind w:firstLine="420"/>
      </w:pPr>
      <w:r w:rsidRPr="004047FC">
        <w:rPr>
          <w:rFonts w:hint="eastAsia"/>
        </w:rPr>
        <w:t>管理员用户可以通过用户管理模块来新增摄影用户和管理员用户。</w:t>
      </w:r>
      <w:r w:rsidRPr="004047FC">
        <w:rPr>
          <w:rFonts w:hint="eastAsia"/>
        </w:rPr>
        <w:t>UserController</w:t>
      </w:r>
      <w:r w:rsidRPr="004047FC">
        <w:rPr>
          <w:rFonts w:hint="eastAsia"/>
        </w:rPr>
        <w:t>类通过</w:t>
      </w:r>
      <w:r w:rsidRPr="004047FC">
        <w:rPr>
          <w:rFonts w:hint="eastAsia"/>
        </w:rPr>
        <w:t>addUser</w:t>
      </w:r>
      <w:r w:rsidRPr="004047FC">
        <w:rPr>
          <w:rFonts w:hint="eastAsia"/>
        </w:rPr>
        <w:t>（）方法来接收</w:t>
      </w:r>
      <w:r w:rsidRPr="004047FC">
        <w:rPr>
          <w:rFonts w:hint="eastAsia"/>
        </w:rPr>
        <w:t>Web</w:t>
      </w:r>
      <w:r w:rsidRPr="004047FC">
        <w:rPr>
          <w:rFonts w:hint="eastAsia"/>
        </w:rPr>
        <w:t>前端发送的用户信息，再通过</w:t>
      </w:r>
      <w:r w:rsidRPr="004047FC">
        <w:rPr>
          <w:rFonts w:hint="eastAsia"/>
        </w:rPr>
        <w:t>UserService</w:t>
      </w:r>
      <w:r w:rsidRPr="004047FC">
        <w:rPr>
          <w:rFonts w:hint="eastAsia"/>
        </w:rPr>
        <w:t>实例将用户信息传递给</w:t>
      </w:r>
      <w:r w:rsidRPr="004047FC">
        <w:rPr>
          <w:rFonts w:hint="eastAsia"/>
        </w:rPr>
        <w:t>UserServiceImpl</w:t>
      </w:r>
      <w:r w:rsidRPr="004047FC">
        <w:rPr>
          <w:rFonts w:hint="eastAsia"/>
        </w:rPr>
        <w:t>类的</w:t>
      </w:r>
      <w:r w:rsidRPr="004047FC">
        <w:rPr>
          <w:rFonts w:hint="eastAsia"/>
        </w:rPr>
        <w:t>addUser</w:t>
      </w:r>
      <w:r w:rsidRPr="004047FC">
        <w:rPr>
          <w:rFonts w:hint="eastAsia"/>
        </w:rPr>
        <w:t>（）方法，接着通过</w:t>
      </w:r>
      <w:r w:rsidRPr="004047FC">
        <w:rPr>
          <w:rFonts w:hint="eastAsia"/>
        </w:rPr>
        <w:t>UserMapper</w:t>
      </w:r>
      <w:r w:rsidRPr="004047FC">
        <w:rPr>
          <w:rFonts w:hint="eastAsia"/>
        </w:rPr>
        <w:t>实例将用户信息传递给</w:t>
      </w:r>
      <w:r w:rsidRPr="004047FC">
        <w:rPr>
          <w:rFonts w:hint="eastAsia"/>
        </w:rPr>
        <w:t>UserMapper</w:t>
      </w:r>
      <w:r w:rsidRPr="004047FC">
        <w:rPr>
          <w:rFonts w:hint="eastAsia"/>
        </w:rPr>
        <w:t>接口的</w:t>
      </w:r>
      <w:r w:rsidRPr="004047FC">
        <w:rPr>
          <w:rFonts w:hint="eastAsia"/>
        </w:rPr>
        <w:t>addUser</w:t>
      </w:r>
      <w:r w:rsidRPr="004047FC">
        <w:rPr>
          <w:rFonts w:hint="eastAsia"/>
        </w:rPr>
        <w:t>（）方法，最后通过</w:t>
      </w:r>
      <w:r w:rsidRPr="004047FC">
        <w:rPr>
          <w:rFonts w:hint="eastAsia"/>
        </w:rPr>
        <w:t>SQL</w:t>
      </w:r>
      <w:r w:rsidRPr="004047FC">
        <w:rPr>
          <w:rFonts w:hint="eastAsia"/>
        </w:rPr>
        <w:t>语句将用户信息保存到</w:t>
      </w:r>
      <w:r w:rsidRPr="004047FC">
        <w:rPr>
          <w:rFonts w:hint="eastAsia"/>
        </w:rPr>
        <w:t>MySQL</w:t>
      </w:r>
      <w:r w:rsidRPr="004047FC">
        <w:rPr>
          <w:rFonts w:hint="eastAsia"/>
        </w:rPr>
        <w:t>数据库中。</w:t>
      </w:r>
    </w:p>
    <w:p w14:paraId="1A7465E5" w14:textId="5FAA240B" w:rsidR="0047503A" w:rsidRPr="004047FC" w:rsidRDefault="004047FC">
      <w:pPr>
        <w:ind w:firstLine="420"/>
      </w:pPr>
      <w:r w:rsidRPr="004047FC">
        <w:rPr>
          <w:rFonts w:hint="eastAsia"/>
        </w:rPr>
        <w:t>管理员用户对摄影用户和管理员用户的修改和删除操作和上述新增操作类似，这里就不再赘述了。批量删除的操作是</w:t>
      </w:r>
      <w:r w:rsidRPr="004047FC">
        <w:rPr>
          <w:rFonts w:hint="eastAsia"/>
        </w:rPr>
        <w:t>UserController</w:t>
      </w:r>
      <w:r w:rsidRPr="004047FC">
        <w:rPr>
          <w:rFonts w:hint="eastAsia"/>
        </w:rPr>
        <w:t>类的</w:t>
      </w:r>
      <w:r w:rsidRPr="004047FC">
        <w:rPr>
          <w:rFonts w:hint="eastAsia"/>
        </w:rPr>
        <w:t>batchDeleteUsers</w:t>
      </w:r>
      <w:r w:rsidRPr="004047FC">
        <w:rPr>
          <w:rFonts w:hint="eastAsia"/>
        </w:rPr>
        <w:t>（）方法实现，因为数据库中每一行数据的主键是用户的手机号，所以</w:t>
      </w:r>
      <w:r w:rsidRPr="004047FC">
        <w:rPr>
          <w:rFonts w:hint="eastAsia"/>
        </w:rPr>
        <w:t>Web</w:t>
      </w:r>
      <w:r w:rsidRPr="004047FC">
        <w:rPr>
          <w:rFonts w:hint="eastAsia"/>
        </w:rPr>
        <w:t>前端在批量删除操作中传递的是以逗号拼接的用户手机号字符串，</w:t>
      </w:r>
      <w:r w:rsidRPr="004047FC">
        <w:rPr>
          <w:rFonts w:hint="eastAsia"/>
        </w:rPr>
        <w:t>batchDeleteUsers</w:t>
      </w:r>
      <w:r w:rsidRPr="004047FC">
        <w:rPr>
          <w:rFonts w:hint="eastAsia"/>
        </w:rPr>
        <w:t>（）方法将接收到的字符串传递给</w:t>
      </w:r>
      <w:r w:rsidRPr="004047FC">
        <w:rPr>
          <w:rFonts w:hint="eastAsia"/>
        </w:rPr>
        <w:t>UserServiceImpl</w:t>
      </w:r>
      <w:r w:rsidRPr="004047FC">
        <w:rPr>
          <w:rFonts w:hint="eastAsia"/>
        </w:rPr>
        <w:t>类的</w:t>
      </w:r>
      <w:r w:rsidRPr="004047FC">
        <w:rPr>
          <w:rFonts w:hint="eastAsia"/>
        </w:rPr>
        <w:t>batchDeleteUsers</w:t>
      </w:r>
      <w:r w:rsidRPr="004047FC">
        <w:rPr>
          <w:rFonts w:hint="eastAsia"/>
        </w:rPr>
        <w:t>（）方法，它对接收到的字符串执行分割操作，然后以列表的形式对用户进行批量删除即可。</w:t>
      </w:r>
    </w:p>
    <w:p w14:paraId="7E75B404" w14:textId="77777777" w:rsidR="0047503A" w:rsidRPr="004047FC" w:rsidRDefault="004047FC">
      <w:pPr>
        <w:pStyle w:val="2"/>
      </w:pPr>
      <w:bookmarkStart w:id="75" w:name="_Toc31393"/>
      <w:r w:rsidRPr="004047FC">
        <w:rPr>
          <w:rFonts w:hint="eastAsia"/>
        </w:rPr>
        <w:t xml:space="preserve">4.3 </w:t>
      </w:r>
      <w:r w:rsidRPr="004047FC">
        <w:rPr>
          <w:rFonts w:hint="eastAsia"/>
        </w:rPr>
        <w:t>数据库设计</w:t>
      </w:r>
      <w:bookmarkEnd w:id="75"/>
    </w:p>
    <w:p w14:paraId="0487F5A4" w14:textId="77777777" w:rsidR="0047503A" w:rsidRPr="004047FC" w:rsidRDefault="004047FC">
      <w:pPr>
        <w:ind w:firstLine="420"/>
      </w:pPr>
      <w:r w:rsidRPr="004047FC">
        <w:rPr>
          <w:rFonts w:hint="eastAsia"/>
        </w:rPr>
        <w:t>本文应急演练辅助教学系统采用</w:t>
      </w:r>
      <w:r w:rsidRPr="004047FC">
        <w:rPr>
          <w:rFonts w:hint="eastAsia"/>
        </w:rPr>
        <w:t>MySQL</w:t>
      </w:r>
      <w:r w:rsidRPr="004047FC">
        <w:rPr>
          <w:rFonts w:hint="eastAsia"/>
        </w:rPr>
        <w:t>关系型数据库，以应急演练直播为核心，面向摄影用户、管理员用户、评估用户</w:t>
      </w:r>
      <w:commentRangeStart w:id="76"/>
      <w:r w:rsidRPr="004047FC">
        <w:rPr>
          <w:rFonts w:hint="eastAsia"/>
        </w:rPr>
        <w:t>，用到的数据库表主要包括：附件表、应急演练表、评估人员表、分数表、指标表、用户表、视频资源表。下面分别介绍用户表、应急演练表、视频资源表、分数表等主要表的表结构设计，其他表的结构设计不再一一展开描述。</w:t>
      </w:r>
      <w:commentRangeEnd w:id="76"/>
      <w:r w:rsidR="00352EC2">
        <w:rPr>
          <w:rStyle w:val="a8"/>
        </w:rPr>
        <w:commentReference w:id="76"/>
      </w:r>
    </w:p>
    <w:p w14:paraId="6EE7558A" w14:textId="77777777" w:rsidR="0047503A" w:rsidRPr="004047FC" w:rsidRDefault="004047FC">
      <w:pPr>
        <w:numPr>
          <w:ilvl w:val="0"/>
          <w:numId w:val="14"/>
        </w:numPr>
        <w:ind w:firstLine="420"/>
      </w:pPr>
      <w:r w:rsidRPr="004047FC">
        <w:rPr>
          <w:rFonts w:hint="eastAsia"/>
        </w:rPr>
        <w:t>用户表</w:t>
      </w:r>
    </w:p>
    <w:p w14:paraId="3BC97B7B" w14:textId="77777777" w:rsidR="0047503A" w:rsidRPr="004047FC" w:rsidRDefault="004047FC">
      <w:pPr>
        <w:ind w:firstLine="420"/>
      </w:pPr>
      <w:r w:rsidRPr="004047FC">
        <w:rPr>
          <w:rFonts w:hint="eastAsia"/>
        </w:rPr>
        <w:t>用户表用来保存应急演练辅助教学系统中移动端和</w:t>
      </w:r>
      <w:r w:rsidRPr="004047FC">
        <w:rPr>
          <w:rFonts w:hint="eastAsia"/>
        </w:rPr>
        <w:t>Web</w:t>
      </w:r>
      <w:r w:rsidRPr="004047FC">
        <w:rPr>
          <w:rFonts w:hint="eastAsia"/>
        </w:rPr>
        <w:t>前端用户的基本信息，其中用户角色字段用来表明是否为管理员用户，</w:t>
      </w:r>
      <w:r w:rsidRPr="004047FC">
        <w:rPr>
          <w:rFonts w:hint="eastAsia"/>
        </w:rPr>
        <w:t>1</w:t>
      </w:r>
      <w:r w:rsidRPr="004047FC">
        <w:rPr>
          <w:rFonts w:hint="eastAsia"/>
        </w:rPr>
        <w:t>表示为管理员用户，</w:t>
      </w:r>
      <w:r w:rsidRPr="004047FC">
        <w:rPr>
          <w:rFonts w:hint="eastAsia"/>
        </w:rPr>
        <w:t>0</w:t>
      </w:r>
      <w:r w:rsidRPr="004047FC">
        <w:rPr>
          <w:rFonts w:hint="eastAsia"/>
        </w:rPr>
        <w:t>表示非管理员用户。表结构设计如表</w:t>
      </w:r>
      <w:r w:rsidRPr="004047FC">
        <w:rPr>
          <w:rFonts w:hint="eastAsia"/>
        </w:rPr>
        <w:t>4-10</w:t>
      </w:r>
      <w:r w:rsidRPr="004047FC">
        <w:rPr>
          <w:rFonts w:hint="eastAsia"/>
        </w:rPr>
        <w:t>所示。</w:t>
      </w:r>
    </w:p>
    <w:p w14:paraId="3B92EA56" w14:textId="77777777" w:rsidR="0047503A" w:rsidRPr="004047FC" w:rsidRDefault="004047FC">
      <w:pPr>
        <w:ind w:firstLine="420"/>
        <w:jc w:val="center"/>
      </w:pPr>
      <w:r w:rsidRPr="004047FC">
        <w:rPr>
          <w:rFonts w:hint="eastAsia"/>
        </w:rPr>
        <w:t>表</w:t>
      </w:r>
      <w:r w:rsidRPr="004047FC">
        <w:rPr>
          <w:rFonts w:hint="eastAsia"/>
        </w:rPr>
        <w:t xml:space="preserve">4-10 </w:t>
      </w:r>
      <w:r w:rsidRPr="004047FC">
        <w:rPr>
          <w:rFonts w:hint="eastAsia"/>
        </w:rPr>
        <w:t>用户表</w:t>
      </w:r>
    </w:p>
    <w:tbl>
      <w:tblPr>
        <w:tblStyle w:val="a4"/>
        <w:tblW w:w="0" w:type="auto"/>
        <w:tblLook w:val="04A0" w:firstRow="1" w:lastRow="0" w:firstColumn="1" w:lastColumn="0" w:noHBand="0" w:noVBand="1"/>
      </w:tblPr>
      <w:tblGrid>
        <w:gridCol w:w="1703"/>
        <w:gridCol w:w="1703"/>
        <w:gridCol w:w="1704"/>
        <w:gridCol w:w="1704"/>
        <w:gridCol w:w="1704"/>
      </w:tblGrid>
      <w:tr w:rsidR="0047503A" w:rsidRPr="004047FC" w14:paraId="28A3F926" w14:textId="77777777">
        <w:trPr>
          <w:trHeight w:val="90"/>
        </w:trPr>
        <w:tc>
          <w:tcPr>
            <w:tcW w:w="1703" w:type="dxa"/>
          </w:tcPr>
          <w:p w14:paraId="0E34B81E" w14:textId="77777777" w:rsidR="0047503A" w:rsidRPr="004047FC" w:rsidRDefault="004047FC">
            <w:r w:rsidRPr="004047FC">
              <w:rPr>
                <w:rFonts w:hint="eastAsia"/>
              </w:rPr>
              <w:t>属性</w:t>
            </w:r>
          </w:p>
        </w:tc>
        <w:tc>
          <w:tcPr>
            <w:tcW w:w="1703" w:type="dxa"/>
          </w:tcPr>
          <w:p w14:paraId="17880655" w14:textId="77777777" w:rsidR="0047503A" w:rsidRPr="004047FC" w:rsidRDefault="004047FC">
            <w:r w:rsidRPr="004047FC">
              <w:rPr>
                <w:rFonts w:hint="eastAsia"/>
              </w:rPr>
              <w:t>字段名</w:t>
            </w:r>
          </w:p>
        </w:tc>
        <w:tc>
          <w:tcPr>
            <w:tcW w:w="1704" w:type="dxa"/>
          </w:tcPr>
          <w:p w14:paraId="58679D87" w14:textId="77777777" w:rsidR="0047503A" w:rsidRPr="004047FC" w:rsidRDefault="004047FC">
            <w:r w:rsidRPr="004047FC">
              <w:rPr>
                <w:rFonts w:hint="eastAsia"/>
              </w:rPr>
              <w:t>类型</w:t>
            </w:r>
          </w:p>
        </w:tc>
        <w:tc>
          <w:tcPr>
            <w:tcW w:w="1704" w:type="dxa"/>
          </w:tcPr>
          <w:p w14:paraId="1A133C28" w14:textId="77777777" w:rsidR="0047503A" w:rsidRPr="004047FC" w:rsidRDefault="004047FC">
            <w:r w:rsidRPr="004047FC">
              <w:rPr>
                <w:rFonts w:hint="eastAsia"/>
              </w:rPr>
              <w:t>约束</w:t>
            </w:r>
          </w:p>
        </w:tc>
        <w:tc>
          <w:tcPr>
            <w:tcW w:w="1704" w:type="dxa"/>
          </w:tcPr>
          <w:p w14:paraId="6EF78486" w14:textId="77777777" w:rsidR="0047503A" w:rsidRPr="004047FC" w:rsidRDefault="004047FC">
            <w:r w:rsidRPr="004047FC">
              <w:rPr>
                <w:rFonts w:hint="eastAsia"/>
              </w:rPr>
              <w:t>长度</w:t>
            </w:r>
          </w:p>
        </w:tc>
      </w:tr>
      <w:tr w:rsidR="0047503A" w:rsidRPr="004047FC" w14:paraId="6023728C" w14:textId="77777777">
        <w:tc>
          <w:tcPr>
            <w:tcW w:w="1703" w:type="dxa"/>
          </w:tcPr>
          <w:p w14:paraId="3599F302" w14:textId="77777777" w:rsidR="0047503A" w:rsidRPr="004047FC" w:rsidRDefault="004047FC">
            <w:r w:rsidRPr="004047FC">
              <w:rPr>
                <w:rFonts w:hint="eastAsia"/>
              </w:rPr>
              <w:t>用户名</w:t>
            </w:r>
          </w:p>
        </w:tc>
        <w:tc>
          <w:tcPr>
            <w:tcW w:w="1703" w:type="dxa"/>
          </w:tcPr>
          <w:p w14:paraId="6E0C6326" w14:textId="77777777" w:rsidR="0047503A" w:rsidRPr="004047FC" w:rsidRDefault="004047FC">
            <w:r w:rsidRPr="004047FC">
              <w:rPr>
                <w:rFonts w:hint="eastAsia"/>
              </w:rPr>
              <w:t>userName</w:t>
            </w:r>
          </w:p>
        </w:tc>
        <w:tc>
          <w:tcPr>
            <w:tcW w:w="1704" w:type="dxa"/>
          </w:tcPr>
          <w:p w14:paraId="6C449752" w14:textId="77777777" w:rsidR="0047503A" w:rsidRPr="004047FC" w:rsidRDefault="004047FC">
            <w:r w:rsidRPr="004047FC">
              <w:rPr>
                <w:rFonts w:hint="eastAsia"/>
              </w:rPr>
              <w:t>varchar</w:t>
            </w:r>
          </w:p>
        </w:tc>
        <w:tc>
          <w:tcPr>
            <w:tcW w:w="1704" w:type="dxa"/>
          </w:tcPr>
          <w:p w14:paraId="1E6E21FF" w14:textId="77777777" w:rsidR="0047503A" w:rsidRPr="004047FC" w:rsidRDefault="004047FC">
            <w:r w:rsidRPr="004047FC">
              <w:rPr>
                <w:rFonts w:hint="eastAsia"/>
              </w:rPr>
              <w:t>非空</w:t>
            </w:r>
          </w:p>
        </w:tc>
        <w:tc>
          <w:tcPr>
            <w:tcW w:w="1704" w:type="dxa"/>
          </w:tcPr>
          <w:p w14:paraId="021AFB33" w14:textId="77777777" w:rsidR="0047503A" w:rsidRPr="004047FC" w:rsidRDefault="004047FC">
            <w:r w:rsidRPr="004047FC">
              <w:rPr>
                <w:rFonts w:hint="eastAsia"/>
              </w:rPr>
              <w:t>20</w:t>
            </w:r>
          </w:p>
        </w:tc>
      </w:tr>
      <w:tr w:rsidR="0047503A" w:rsidRPr="004047FC" w14:paraId="0E426376" w14:textId="77777777">
        <w:tc>
          <w:tcPr>
            <w:tcW w:w="1703" w:type="dxa"/>
          </w:tcPr>
          <w:p w14:paraId="4AEE4658" w14:textId="77777777" w:rsidR="0047503A" w:rsidRPr="004047FC" w:rsidRDefault="004047FC">
            <w:r w:rsidRPr="004047FC">
              <w:rPr>
                <w:rFonts w:hint="eastAsia"/>
              </w:rPr>
              <w:t>密码</w:t>
            </w:r>
          </w:p>
        </w:tc>
        <w:tc>
          <w:tcPr>
            <w:tcW w:w="1703" w:type="dxa"/>
          </w:tcPr>
          <w:p w14:paraId="320D7483" w14:textId="77777777" w:rsidR="0047503A" w:rsidRPr="004047FC" w:rsidRDefault="004047FC">
            <w:r w:rsidRPr="004047FC">
              <w:rPr>
                <w:rFonts w:hint="eastAsia"/>
              </w:rPr>
              <w:t>userPwd</w:t>
            </w:r>
          </w:p>
        </w:tc>
        <w:tc>
          <w:tcPr>
            <w:tcW w:w="1704" w:type="dxa"/>
          </w:tcPr>
          <w:p w14:paraId="493B9790" w14:textId="77777777" w:rsidR="0047503A" w:rsidRPr="004047FC" w:rsidRDefault="004047FC">
            <w:r w:rsidRPr="004047FC">
              <w:rPr>
                <w:rFonts w:hint="eastAsia"/>
              </w:rPr>
              <w:t>varchar</w:t>
            </w:r>
          </w:p>
        </w:tc>
        <w:tc>
          <w:tcPr>
            <w:tcW w:w="1704" w:type="dxa"/>
          </w:tcPr>
          <w:p w14:paraId="0E323E37" w14:textId="77777777" w:rsidR="0047503A" w:rsidRPr="004047FC" w:rsidRDefault="004047FC">
            <w:r w:rsidRPr="004047FC">
              <w:rPr>
                <w:rFonts w:hint="eastAsia"/>
              </w:rPr>
              <w:t>非空</w:t>
            </w:r>
          </w:p>
        </w:tc>
        <w:tc>
          <w:tcPr>
            <w:tcW w:w="1704" w:type="dxa"/>
          </w:tcPr>
          <w:p w14:paraId="388981B9" w14:textId="77777777" w:rsidR="0047503A" w:rsidRPr="004047FC" w:rsidRDefault="004047FC">
            <w:r w:rsidRPr="004047FC">
              <w:rPr>
                <w:rFonts w:hint="eastAsia"/>
              </w:rPr>
              <w:t>20</w:t>
            </w:r>
          </w:p>
        </w:tc>
      </w:tr>
      <w:tr w:rsidR="0047503A" w:rsidRPr="004047FC" w14:paraId="0BF79F79" w14:textId="77777777">
        <w:tc>
          <w:tcPr>
            <w:tcW w:w="1703" w:type="dxa"/>
          </w:tcPr>
          <w:p w14:paraId="23EE63C3" w14:textId="77777777" w:rsidR="0047503A" w:rsidRPr="004047FC" w:rsidRDefault="004047FC">
            <w:r w:rsidRPr="004047FC">
              <w:rPr>
                <w:rFonts w:hint="eastAsia"/>
              </w:rPr>
              <w:t>手机号</w:t>
            </w:r>
          </w:p>
        </w:tc>
        <w:tc>
          <w:tcPr>
            <w:tcW w:w="1703" w:type="dxa"/>
          </w:tcPr>
          <w:p w14:paraId="0B75E4AB" w14:textId="77777777" w:rsidR="0047503A" w:rsidRPr="004047FC" w:rsidRDefault="004047FC">
            <w:r w:rsidRPr="004047FC">
              <w:rPr>
                <w:rFonts w:hint="eastAsia"/>
              </w:rPr>
              <w:t>userTel</w:t>
            </w:r>
          </w:p>
        </w:tc>
        <w:tc>
          <w:tcPr>
            <w:tcW w:w="1704" w:type="dxa"/>
          </w:tcPr>
          <w:p w14:paraId="44D229C5" w14:textId="77777777" w:rsidR="0047503A" w:rsidRPr="004047FC" w:rsidRDefault="004047FC">
            <w:r w:rsidRPr="004047FC">
              <w:rPr>
                <w:rFonts w:hint="eastAsia"/>
              </w:rPr>
              <w:t>varchar</w:t>
            </w:r>
          </w:p>
        </w:tc>
        <w:tc>
          <w:tcPr>
            <w:tcW w:w="1704" w:type="dxa"/>
          </w:tcPr>
          <w:p w14:paraId="4D994681" w14:textId="77777777" w:rsidR="0047503A" w:rsidRPr="004047FC" w:rsidRDefault="004047FC">
            <w:commentRangeStart w:id="77"/>
            <w:r w:rsidRPr="004047FC">
              <w:rPr>
                <w:rFonts w:hint="eastAsia"/>
              </w:rPr>
              <w:t>主键</w:t>
            </w:r>
            <w:commentRangeEnd w:id="77"/>
            <w:r w:rsidR="00CF4755">
              <w:rPr>
                <w:rStyle w:val="a8"/>
              </w:rPr>
              <w:commentReference w:id="77"/>
            </w:r>
          </w:p>
        </w:tc>
        <w:tc>
          <w:tcPr>
            <w:tcW w:w="1704" w:type="dxa"/>
          </w:tcPr>
          <w:p w14:paraId="0C3297D6" w14:textId="77777777" w:rsidR="0047503A" w:rsidRPr="004047FC" w:rsidRDefault="004047FC">
            <w:r w:rsidRPr="004047FC">
              <w:rPr>
                <w:rFonts w:hint="eastAsia"/>
              </w:rPr>
              <w:t>20</w:t>
            </w:r>
          </w:p>
        </w:tc>
      </w:tr>
      <w:tr w:rsidR="0047503A" w:rsidRPr="004047FC" w14:paraId="1777AC2C" w14:textId="77777777">
        <w:tc>
          <w:tcPr>
            <w:tcW w:w="1703" w:type="dxa"/>
          </w:tcPr>
          <w:p w14:paraId="35AD974F" w14:textId="77777777" w:rsidR="0047503A" w:rsidRPr="004047FC" w:rsidRDefault="004047FC">
            <w:pPr>
              <w:tabs>
                <w:tab w:val="center" w:pos="957"/>
              </w:tabs>
            </w:pPr>
            <w:r w:rsidRPr="004047FC">
              <w:rPr>
                <w:rFonts w:hint="eastAsia"/>
              </w:rPr>
              <w:t>用户角色</w:t>
            </w:r>
          </w:p>
        </w:tc>
        <w:tc>
          <w:tcPr>
            <w:tcW w:w="1703" w:type="dxa"/>
          </w:tcPr>
          <w:p w14:paraId="5F928DEF" w14:textId="77777777" w:rsidR="0047503A" w:rsidRPr="004047FC" w:rsidRDefault="004047FC">
            <w:r w:rsidRPr="004047FC">
              <w:rPr>
                <w:rFonts w:hint="eastAsia"/>
              </w:rPr>
              <w:t>isAdmin</w:t>
            </w:r>
          </w:p>
        </w:tc>
        <w:tc>
          <w:tcPr>
            <w:tcW w:w="1704" w:type="dxa"/>
          </w:tcPr>
          <w:p w14:paraId="145BFAAB" w14:textId="77777777" w:rsidR="0047503A" w:rsidRPr="004047FC" w:rsidRDefault="004047FC">
            <w:r w:rsidRPr="004047FC">
              <w:rPr>
                <w:rFonts w:hint="eastAsia"/>
              </w:rPr>
              <w:t>int</w:t>
            </w:r>
          </w:p>
        </w:tc>
        <w:tc>
          <w:tcPr>
            <w:tcW w:w="1704" w:type="dxa"/>
          </w:tcPr>
          <w:p w14:paraId="27AC3ABA" w14:textId="77777777" w:rsidR="0047503A" w:rsidRPr="004047FC" w:rsidRDefault="004047FC">
            <w:r w:rsidRPr="004047FC">
              <w:rPr>
                <w:rFonts w:hint="eastAsia"/>
              </w:rPr>
              <w:t>非空</w:t>
            </w:r>
          </w:p>
        </w:tc>
        <w:tc>
          <w:tcPr>
            <w:tcW w:w="1704" w:type="dxa"/>
          </w:tcPr>
          <w:p w14:paraId="1555CBC9" w14:textId="77777777" w:rsidR="0047503A" w:rsidRPr="004047FC" w:rsidRDefault="004047FC">
            <w:r w:rsidRPr="004047FC">
              <w:rPr>
                <w:rFonts w:hint="eastAsia"/>
              </w:rPr>
              <w:t>2</w:t>
            </w:r>
          </w:p>
        </w:tc>
      </w:tr>
    </w:tbl>
    <w:p w14:paraId="6514D8C4" w14:textId="77777777" w:rsidR="0047503A" w:rsidRPr="004047FC" w:rsidRDefault="0047503A"/>
    <w:p w14:paraId="6BCCCDAA" w14:textId="77777777" w:rsidR="0047503A" w:rsidRPr="004047FC" w:rsidRDefault="004047FC">
      <w:pPr>
        <w:numPr>
          <w:ilvl w:val="0"/>
          <w:numId w:val="14"/>
        </w:numPr>
        <w:ind w:firstLine="420"/>
      </w:pPr>
      <w:r w:rsidRPr="004047FC">
        <w:rPr>
          <w:rFonts w:hint="eastAsia"/>
        </w:rPr>
        <w:t>应急</w:t>
      </w:r>
      <w:commentRangeStart w:id="78"/>
      <w:r w:rsidRPr="004047FC">
        <w:rPr>
          <w:rFonts w:hint="eastAsia"/>
        </w:rPr>
        <w:t>演练表</w:t>
      </w:r>
    </w:p>
    <w:p w14:paraId="2AFAD344" w14:textId="77777777" w:rsidR="0047503A" w:rsidRPr="004047FC" w:rsidRDefault="004047FC">
      <w:pPr>
        <w:ind w:firstLine="420"/>
      </w:pPr>
      <w:r w:rsidRPr="004047FC">
        <w:rPr>
          <w:rFonts w:hint="eastAsia"/>
        </w:rPr>
        <w:t>应急演练表用来保存</w:t>
      </w:r>
      <w:commentRangeEnd w:id="78"/>
      <w:r w:rsidR="005A0FFC">
        <w:rPr>
          <w:rStyle w:val="a8"/>
        </w:rPr>
        <w:commentReference w:id="78"/>
      </w:r>
      <w:r w:rsidRPr="004047FC">
        <w:rPr>
          <w:rFonts w:hint="eastAsia"/>
        </w:rPr>
        <w:t>应急演练的名称、开始时间和结束时间等字段，表结构如表</w:t>
      </w:r>
      <w:r w:rsidRPr="004047FC">
        <w:rPr>
          <w:rFonts w:hint="eastAsia"/>
        </w:rPr>
        <w:t>4-11</w:t>
      </w:r>
      <w:r w:rsidRPr="004047FC">
        <w:rPr>
          <w:rFonts w:hint="eastAsia"/>
        </w:rPr>
        <w:t>所示。</w:t>
      </w:r>
    </w:p>
    <w:p w14:paraId="7387AFBE" w14:textId="77777777" w:rsidR="0047503A" w:rsidRPr="004047FC" w:rsidRDefault="004047FC">
      <w:pPr>
        <w:ind w:firstLine="420"/>
        <w:jc w:val="center"/>
      </w:pPr>
      <w:r w:rsidRPr="004047FC">
        <w:rPr>
          <w:rFonts w:hint="eastAsia"/>
        </w:rPr>
        <w:t>表</w:t>
      </w:r>
      <w:r w:rsidRPr="004047FC">
        <w:rPr>
          <w:rFonts w:hint="eastAsia"/>
        </w:rPr>
        <w:t xml:space="preserve">4-11 </w:t>
      </w:r>
      <w:r w:rsidRPr="004047FC">
        <w:rPr>
          <w:rFonts w:hint="eastAsia"/>
        </w:rPr>
        <w:t>应急演练表</w:t>
      </w:r>
    </w:p>
    <w:tbl>
      <w:tblPr>
        <w:tblStyle w:val="a4"/>
        <w:tblW w:w="0" w:type="auto"/>
        <w:tblLook w:val="04A0" w:firstRow="1" w:lastRow="0" w:firstColumn="1" w:lastColumn="0" w:noHBand="0" w:noVBand="1"/>
      </w:tblPr>
      <w:tblGrid>
        <w:gridCol w:w="1703"/>
        <w:gridCol w:w="1703"/>
        <w:gridCol w:w="1704"/>
        <w:gridCol w:w="1704"/>
        <w:gridCol w:w="1704"/>
      </w:tblGrid>
      <w:tr w:rsidR="0047503A" w:rsidRPr="004047FC" w14:paraId="38DAF9DA" w14:textId="77777777">
        <w:tc>
          <w:tcPr>
            <w:tcW w:w="1703" w:type="dxa"/>
          </w:tcPr>
          <w:p w14:paraId="376DF646" w14:textId="77777777" w:rsidR="0047503A" w:rsidRPr="004047FC" w:rsidRDefault="004047FC">
            <w:r w:rsidRPr="004047FC">
              <w:rPr>
                <w:rFonts w:hint="eastAsia"/>
              </w:rPr>
              <w:t>属性</w:t>
            </w:r>
          </w:p>
        </w:tc>
        <w:tc>
          <w:tcPr>
            <w:tcW w:w="1703" w:type="dxa"/>
          </w:tcPr>
          <w:p w14:paraId="108DA4CA" w14:textId="77777777" w:rsidR="0047503A" w:rsidRPr="004047FC" w:rsidRDefault="004047FC">
            <w:r w:rsidRPr="004047FC">
              <w:rPr>
                <w:rFonts w:hint="eastAsia"/>
              </w:rPr>
              <w:t>字段名</w:t>
            </w:r>
          </w:p>
        </w:tc>
        <w:tc>
          <w:tcPr>
            <w:tcW w:w="1704" w:type="dxa"/>
          </w:tcPr>
          <w:p w14:paraId="24F78631" w14:textId="77777777" w:rsidR="0047503A" w:rsidRPr="004047FC" w:rsidRDefault="004047FC">
            <w:r w:rsidRPr="004047FC">
              <w:rPr>
                <w:rFonts w:hint="eastAsia"/>
              </w:rPr>
              <w:t>类型</w:t>
            </w:r>
          </w:p>
        </w:tc>
        <w:tc>
          <w:tcPr>
            <w:tcW w:w="1704" w:type="dxa"/>
          </w:tcPr>
          <w:p w14:paraId="46E3D11B" w14:textId="77777777" w:rsidR="0047503A" w:rsidRPr="004047FC" w:rsidRDefault="004047FC">
            <w:r w:rsidRPr="004047FC">
              <w:rPr>
                <w:rFonts w:hint="eastAsia"/>
              </w:rPr>
              <w:t>约束</w:t>
            </w:r>
          </w:p>
        </w:tc>
        <w:tc>
          <w:tcPr>
            <w:tcW w:w="1704" w:type="dxa"/>
          </w:tcPr>
          <w:p w14:paraId="2CD9C157" w14:textId="77777777" w:rsidR="0047503A" w:rsidRPr="004047FC" w:rsidRDefault="004047FC">
            <w:r w:rsidRPr="004047FC">
              <w:rPr>
                <w:rFonts w:hint="eastAsia"/>
              </w:rPr>
              <w:t>长度</w:t>
            </w:r>
          </w:p>
        </w:tc>
      </w:tr>
      <w:tr w:rsidR="0047503A" w:rsidRPr="004047FC" w14:paraId="6DAAA5C9" w14:textId="77777777">
        <w:tc>
          <w:tcPr>
            <w:tcW w:w="1703" w:type="dxa"/>
          </w:tcPr>
          <w:p w14:paraId="43AFF277" w14:textId="77777777" w:rsidR="0047503A" w:rsidRPr="004047FC" w:rsidRDefault="004047FC">
            <w:r w:rsidRPr="004047FC">
              <w:rPr>
                <w:rFonts w:hint="eastAsia"/>
              </w:rPr>
              <w:t>演练</w:t>
            </w:r>
            <w:r w:rsidRPr="004047FC">
              <w:rPr>
                <w:rFonts w:hint="eastAsia"/>
              </w:rPr>
              <w:t>id</w:t>
            </w:r>
          </w:p>
        </w:tc>
        <w:tc>
          <w:tcPr>
            <w:tcW w:w="1703" w:type="dxa"/>
          </w:tcPr>
          <w:p w14:paraId="4FF5AA01" w14:textId="77777777" w:rsidR="0047503A" w:rsidRPr="004047FC" w:rsidRDefault="004047FC">
            <w:r w:rsidRPr="004047FC">
              <w:rPr>
                <w:rFonts w:hint="eastAsia"/>
              </w:rPr>
              <w:t>planId</w:t>
            </w:r>
          </w:p>
        </w:tc>
        <w:tc>
          <w:tcPr>
            <w:tcW w:w="1704" w:type="dxa"/>
          </w:tcPr>
          <w:p w14:paraId="1E87BBFC" w14:textId="77777777" w:rsidR="0047503A" w:rsidRPr="004047FC" w:rsidRDefault="004047FC">
            <w:r w:rsidRPr="004047FC">
              <w:rPr>
                <w:rFonts w:hint="eastAsia"/>
              </w:rPr>
              <w:t>Int</w:t>
            </w:r>
          </w:p>
        </w:tc>
        <w:tc>
          <w:tcPr>
            <w:tcW w:w="1704" w:type="dxa"/>
          </w:tcPr>
          <w:p w14:paraId="5843814C" w14:textId="77777777" w:rsidR="0047503A" w:rsidRPr="004047FC" w:rsidRDefault="004047FC">
            <w:r w:rsidRPr="004047FC">
              <w:rPr>
                <w:rFonts w:hint="eastAsia"/>
              </w:rPr>
              <w:t>主键</w:t>
            </w:r>
          </w:p>
        </w:tc>
        <w:tc>
          <w:tcPr>
            <w:tcW w:w="1704" w:type="dxa"/>
          </w:tcPr>
          <w:p w14:paraId="30C416C7" w14:textId="77777777" w:rsidR="0047503A" w:rsidRPr="004047FC" w:rsidRDefault="004047FC">
            <w:r w:rsidRPr="004047FC">
              <w:rPr>
                <w:rFonts w:hint="eastAsia"/>
              </w:rPr>
              <w:t>100</w:t>
            </w:r>
          </w:p>
        </w:tc>
      </w:tr>
      <w:tr w:rsidR="0047503A" w:rsidRPr="004047FC" w14:paraId="24AFBC9C" w14:textId="77777777">
        <w:tc>
          <w:tcPr>
            <w:tcW w:w="1703" w:type="dxa"/>
          </w:tcPr>
          <w:p w14:paraId="46A6F386" w14:textId="77777777" w:rsidR="0047503A" w:rsidRPr="004047FC" w:rsidRDefault="004047FC">
            <w:r w:rsidRPr="004047FC">
              <w:rPr>
                <w:rFonts w:hint="eastAsia"/>
              </w:rPr>
              <w:t>演练名称</w:t>
            </w:r>
          </w:p>
        </w:tc>
        <w:tc>
          <w:tcPr>
            <w:tcW w:w="1703" w:type="dxa"/>
          </w:tcPr>
          <w:p w14:paraId="0DD93DEA" w14:textId="77777777" w:rsidR="0047503A" w:rsidRPr="004047FC" w:rsidRDefault="004047FC">
            <w:r w:rsidRPr="004047FC">
              <w:rPr>
                <w:rFonts w:hint="eastAsia"/>
              </w:rPr>
              <w:t>planName</w:t>
            </w:r>
          </w:p>
        </w:tc>
        <w:tc>
          <w:tcPr>
            <w:tcW w:w="1704" w:type="dxa"/>
          </w:tcPr>
          <w:p w14:paraId="6228F281" w14:textId="77777777" w:rsidR="0047503A" w:rsidRPr="004047FC" w:rsidRDefault="004047FC">
            <w:r w:rsidRPr="004047FC">
              <w:rPr>
                <w:rFonts w:hint="eastAsia"/>
              </w:rPr>
              <w:t>varchar</w:t>
            </w:r>
          </w:p>
        </w:tc>
        <w:tc>
          <w:tcPr>
            <w:tcW w:w="1704" w:type="dxa"/>
          </w:tcPr>
          <w:p w14:paraId="57EC170E" w14:textId="77777777" w:rsidR="0047503A" w:rsidRPr="004047FC" w:rsidRDefault="004047FC">
            <w:r w:rsidRPr="004047FC">
              <w:rPr>
                <w:rFonts w:hint="eastAsia"/>
              </w:rPr>
              <w:t>非空</w:t>
            </w:r>
          </w:p>
        </w:tc>
        <w:tc>
          <w:tcPr>
            <w:tcW w:w="1704" w:type="dxa"/>
          </w:tcPr>
          <w:p w14:paraId="173D45E9" w14:textId="77777777" w:rsidR="0047503A" w:rsidRPr="004047FC" w:rsidRDefault="004047FC">
            <w:r w:rsidRPr="004047FC">
              <w:rPr>
                <w:rFonts w:hint="eastAsia"/>
              </w:rPr>
              <w:t>100</w:t>
            </w:r>
          </w:p>
        </w:tc>
      </w:tr>
      <w:tr w:rsidR="0047503A" w:rsidRPr="004047FC" w14:paraId="38F66E13" w14:textId="77777777">
        <w:tc>
          <w:tcPr>
            <w:tcW w:w="1703" w:type="dxa"/>
          </w:tcPr>
          <w:p w14:paraId="04E372A9" w14:textId="77777777" w:rsidR="0047503A" w:rsidRPr="004047FC" w:rsidRDefault="004047FC">
            <w:r w:rsidRPr="004047FC">
              <w:rPr>
                <w:rFonts w:hint="eastAsia"/>
              </w:rPr>
              <w:t>开始时间</w:t>
            </w:r>
          </w:p>
        </w:tc>
        <w:tc>
          <w:tcPr>
            <w:tcW w:w="1703" w:type="dxa"/>
          </w:tcPr>
          <w:p w14:paraId="24B26389" w14:textId="77777777" w:rsidR="0047503A" w:rsidRPr="004047FC" w:rsidRDefault="004047FC">
            <w:r w:rsidRPr="004047FC">
              <w:rPr>
                <w:rFonts w:hint="eastAsia"/>
              </w:rPr>
              <w:t>startTime</w:t>
            </w:r>
          </w:p>
        </w:tc>
        <w:tc>
          <w:tcPr>
            <w:tcW w:w="1704" w:type="dxa"/>
          </w:tcPr>
          <w:p w14:paraId="6AA143B4" w14:textId="77777777" w:rsidR="0047503A" w:rsidRPr="004047FC" w:rsidRDefault="004047FC">
            <w:r w:rsidRPr="004047FC">
              <w:t>datetime</w:t>
            </w:r>
          </w:p>
        </w:tc>
        <w:tc>
          <w:tcPr>
            <w:tcW w:w="1704" w:type="dxa"/>
          </w:tcPr>
          <w:p w14:paraId="47AF2E6D" w14:textId="77777777" w:rsidR="0047503A" w:rsidRPr="004047FC" w:rsidRDefault="004047FC">
            <w:r w:rsidRPr="004047FC">
              <w:rPr>
                <w:rFonts w:hint="eastAsia"/>
              </w:rPr>
              <w:t>非空</w:t>
            </w:r>
          </w:p>
        </w:tc>
        <w:tc>
          <w:tcPr>
            <w:tcW w:w="1704" w:type="dxa"/>
          </w:tcPr>
          <w:p w14:paraId="2694E3DD" w14:textId="77777777" w:rsidR="0047503A" w:rsidRPr="004047FC" w:rsidRDefault="004047FC">
            <w:r w:rsidRPr="004047FC">
              <w:rPr>
                <w:rFonts w:hint="eastAsia"/>
              </w:rPr>
              <w:t>0</w:t>
            </w:r>
          </w:p>
        </w:tc>
      </w:tr>
      <w:tr w:rsidR="0047503A" w:rsidRPr="004047FC" w14:paraId="78D34760" w14:textId="77777777">
        <w:tc>
          <w:tcPr>
            <w:tcW w:w="1703" w:type="dxa"/>
          </w:tcPr>
          <w:p w14:paraId="60E9B21B" w14:textId="77777777" w:rsidR="0047503A" w:rsidRPr="004047FC" w:rsidRDefault="004047FC">
            <w:r w:rsidRPr="004047FC">
              <w:rPr>
                <w:rFonts w:hint="eastAsia"/>
              </w:rPr>
              <w:t>结束时间</w:t>
            </w:r>
          </w:p>
        </w:tc>
        <w:tc>
          <w:tcPr>
            <w:tcW w:w="1703" w:type="dxa"/>
          </w:tcPr>
          <w:p w14:paraId="0062A289" w14:textId="77777777" w:rsidR="0047503A" w:rsidRPr="004047FC" w:rsidRDefault="004047FC">
            <w:r w:rsidRPr="004047FC">
              <w:rPr>
                <w:rFonts w:hint="eastAsia"/>
              </w:rPr>
              <w:t>endTime</w:t>
            </w:r>
          </w:p>
        </w:tc>
        <w:tc>
          <w:tcPr>
            <w:tcW w:w="1704" w:type="dxa"/>
          </w:tcPr>
          <w:p w14:paraId="63020462" w14:textId="77777777" w:rsidR="0047503A" w:rsidRPr="004047FC" w:rsidRDefault="004047FC">
            <w:r w:rsidRPr="004047FC">
              <w:t>datetime</w:t>
            </w:r>
          </w:p>
        </w:tc>
        <w:tc>
          <w:tcPr>
            <w:tcW w:w="1704" w:type="dxa"/>
          </w:tcPr>
          <w:p w14:paraId="5F6F20A8" w14:textId="77777777" w:rsidR="0047503A" w:rsidRPr="004047FC" w:rsidRDefault="004047FC">
            <w:r w:rsidRPr="004047FC">
              <w:rPr>
                <w:rFonts w:hint="eastAsia"/>
              </w:rPr>
              <w:t>非空</w:t>
            </w:r>
          </w:p>
        </w:tc>
        <w:tc>
          <w:tcPr>
            <w:tcW w:w="1704" w:type="dxa"/>
          </w:tcPr>
          <w:p w14:paraId="4544BB53" w14:textId="77777777" w:rsidR="0047503A" w:rsidRPr="004047FC" w:rsidRDefault="004047FC">
            <w:r w:rsidRPr="004047FC">
              <w:rPr>
                <w:rFonts w:hint="eastAsia"/>
              </w:rPr>
              <w:t>0</w:t>
            </w:r>
          </w:p>
        </w:tc>
      </w:tr>
    </w:tbl>
    <w:p w14:paraId="5C66211D" w14:textId="77777777" w:rsidR="0047503A" w:rsidRPr="004047FC" w:rsidRDefault="0047503A"/>
    <w:p w14:paraId="55113D76" w14:textId="77777777" w:rsidR="0047503A" w:rsidRPr="004047FC" w:rsidRDefault="004047FC">
      <w:pPr>
        <w:numPr>
          <w:ilvl w:val="0"/>
          <w:numId w:val="14"/>
        </w:numPr>
        <w:ind w:firstLine="420"/>
      </w:pPr>
      <w:r w:rsidRPr="004047FC">
        <w:rPr>
          <w:rFonts w:hint="eastAsia"/>
        </w:rPr>
        <w:t>视频资源表</w:t>
      </w:r>
    </w:p>
    <w:p w14:paraId="116FAF3D" w14:textId="77777777" w:rsidR="0047503A" w:rsidRPr="004047FC" w:rsidRDefault="004047FC">
      <w:pPr>
        <w:ind w:firstLine="420"/>
      </w:pPr>
      <w:r w:rsidRPr="004047FC">
        <w:rPr>
          <w:rFonts w:hint="eastAsia"/>
        </w:rPr>
        <w:t>视频资源表是应急演练辅助教学系统的核心表，通过视频资源表来保存视频资源的相关信息和内容，包括视频资源的标题</w:t>
      </w:r>
      <w:commentRangeStart w:id="79"/>
      <w:r w:rsidRPr="004047FC">
        <w:rPr>
          <w:rFonts w:hint="eastAsia"/>
        </w:rPr>
        <w:t>、手机号、经纬度、开始时间、结束时间、直播路径、录播路径等信息，视频资源表结构如表</w:t>
      </w:r>
      <w:r w:rsidRPr="004047FC">
        <w:rPr>
          <w:rFonts w:hint="eastAsia"/>
        </w:rPr>
        <w:t>4-12</w:t>
      </w:r>
      <w:r w:rsidRPr="004047FC">
        <w:rPr>
          <w:rFonts w:hint="eastAsia"/>
        </w:rPr>
        <w:t>所示。</w:t>
      </w:r>
    </w:p>
    <w:p w14:paraId="04A262B3" w14:textId="77777777" w:rsidR="0047503A" w:rsidRPr="004047FC" w:rsidRDefault="004047FC">
      <w:pPr>
        <w:ind w:firstLine="420"/>
        <w:jc w:val="center"/>
      </w:pPr>
      <w:r w:rsidRPr="004047FC">
        <w:rPr>
          <w:rFonts w:hint="eastAsia"/>
        </w:rPr>
        <w:t>表</w:t>
      </w:r>
      <w:r w:rsidRPr="004047FC">
        <w:rPr>
          <w:rFonts w:hint="eastAsia"/>
        </w:rPr>
        <w:t xml:space="preserve">4-12 </w:t>
      </w:r>
      <w:r w:rsidRPr="004047FC">
        <w:rPr>
          <w:rFonts w:hint="eastAsia"/>
        </w:rPr>
        <w:t>视频资源表</w:t>
      </w:r>
      <w:commentRangeEnd w:id="79"/>
      <w:r w:rsidR="007C4889">
        <w:rPr>
          <w:rStyle w:val="a8"/>
        </w:rPr>
        <w:commentReference w:id="79"/>
      </w:r>
    </w:p>
    <w:tbl>
      <w:tblPr>
        <w:tblStyle w:val="a4"/>
        <w:tblW w:w="0" w:type="auto"/>
        <w:tblLook w:val="04A0" w:firstRow="1" w:lastRow="0" w:firstColumn="1" w:lastColumn="0" w:noHBand="0" w:noVBand="1"/>
      </w:tblPr>
      <w:tblGrid>
        <w:gridCol w:w="1703"/>
        <w:gridCol w:w="1703"/>
        <w:gridCol w:w="1704"/>
        <w:gridCol w:w="1704"/>
        <w:gridCol w:w="1704"/>
      </w:tblGrid>
      <w:tr w:rsidR="0047503A" w:rsidRPr="004047FC" w14:paraId="46FB0585" w14:textId="77777777">
        <w:tc>
          <w:tcPr>
            <w:tcW w:w="1703" w:type="dxa"/>
          </w:tcPr>
          <w:p w14:paraId="64B10E98" w14:textId="77777777" w:rsidR="0047503A" w:rsidRPr="004047FC" w:rsidRDefault="004047FC">
            <w:r w:rsidRPr="004047FC">
              <w:rPr>
                <w:rFonts w:hint="eastAsia"/>
              </w:rPr>
              <w:t>属性</w:t>
            </w:r>
          </w:p>
        </w:tc>
        <w:tc>
          <w:tcPr>
            <w:tcW w:w="1703" w:type="dxa"/>
          </w:tcPr>
          <w:p w14:paraId="7789C571" w14:textId="77777777" w:rsidR="0047503A" w:rsidRPr="004047FC" w:rsidRDefault="004047FC">
            <w:r w:rsidRPr="004047FC">
              <w:rPr>
                <w:rFonts w:hint="eastAsia"/>
              </w:rPr>
              <w:t>字段名</w:t>
            </w:r>
          </w:p>
        </w:tc>
        <w:tc>
          <w:tcPr>
            <w:tcW w:w="1704" w:type="dxa"/>
          </w:tcPr>
          <w:p w14:paraId="7B68734A" w14:textId="77777777" w:rsidR="0047503A" w:rsidRPr="004047FC" w:rsidRDefault="004047FC">
            <w:r w:rsidRPr="004047FC">
              <w:rPr>
                <w:rFonts w:hint="eastAsia"/>
              </w:rPr>
              <w:t>类型</w:t>
            </w:r>
          </w:p>
        </w:tc>
        <w:tc>
          <w:tcPr>
            <w:tcW w:w="1704" w:type="dxa"/>
          </w:tcPr>
          <w:p w14:paraId="711BC5CE" w14:textId="77777777" w:rsidR="0047503A" w:rsidRPr="004047FC" w:rsidRDefault="004047FC">
            <w:r w:rsidRPr="004047FC">
              <w:rPr>
                <w:rFonts w:hint="eastAsia"/>
              </w:rPr>
              <w:t>约束</w:t>
            </w:r>
          </w:p>
        </w:tc>
        <w:tc>
          <w:tcPr>
            <w:tcW w:w="1704" w:type="dxa"/>
          </w:tcPr>
          <w:p w14:paraId="51806DA4" w14:textId="77777777" w:rsidR="0047503A" w:rsidRPr="004047FC" w:rsidRDefault="004047FC">
            <w:r w:rsidRPr="004047FC">
              <w:rPr>
                <w:rFonts w:hint="eastAsia"/>
              </w:rPr>
              <w:t>长度</w:t>
            </w:r>
          </w:p>
        </w:tc>
      </w:tr>
      <w:tr w:rsidR="0047503A" w:rsidRPr="004047FC" w14:paraId="642E76B6" w14:textId="77777777">
        <w:tc>
          <w:tcPr>
            <w:tcW w:w="1703" w:type="dxa"/>
          </w:tcPr>
          <w:p w14:paraId="270F8A19" w14:textId="77777777" w:rsidR="0047503A" w:rsidRPr="004047FC" w:rsidRDefault="004047FC">
            <w:r w:rsidRPr="004047FC">
              <w:rPr>
                <w:rFonts w:hint="eastAsia"/>
              </w:rPr>
              <w:t>视频</w:t>
            </w:r>
            <w:r w:rsidRPr="004047FC">
              <w:rPr>
                <w:rFonts w:hint="eastAsia"/>
              </w:rPr>
              <w:t>id</w:t>
            </w:r>
          </w:p>
        </w:tc>
        <w:tc>
          <w:tcPr>
            <w:tcW w:w="1703" w:type="dxa"/>
          </w:tcPr>
          <w:p w14:paraId="1A319F33" w14:textId="77777777" w:rsidR="0047503A" w:rsidRPr="004047FC" w:rsidRDefault="004047FC">
            <w:r w:rsidRPr="004047FC">
              <w:t>videoId</w:t>
            </w:r>
          </w:p>
        </w:tc>
        <w:tc>
          <w:tcPr>
            <w:tcW w:w="1704" w:type="dxa"/>
          </w:tcPr>
          <w:p w14:paraId="7CB53141" w14:textId="77777777" w:rsidR="0047503A" w:rsidRPr="004047FC" w:rsidRDefault="004047FC">
            <w:r w:rsidRPr="004047FC">
              <w:t>int</w:t>
            </w:r>
          </w:p>
        </w:tc>
        <w:tc>
          <w:tcPr>
            <w:tcW w:w="1704" w:type="dxa"/>
          </w:tcPr>
          <w:p w14:paraId="4E2F80A0" w14:textId="77777777" w:rsidR="0047503A" w:rsidRPr="004047FC" w:rsidRDefault="004047FC">
            <w:r w:rsidRPr="004047FC">
              <w:rPr>
                <w:rFonts w:hint="eastAsia"/>
              </w:rPr>
              <w:t>主键</w:t>
            </w:r>
          </w:p>
        </w:tc>
        <w:tc>
          <w:tcPr>
            <w:tcW w:w="1704" w:type="dxa"/>
          </w:tcPr>
          <w:p w14:paraId="0F665744" w14:textId="77777777" w:rsidR="0047503A" w:rsidRPr="004047FC" w:rsidRDefault="004047FC">
            <w:r w:rsidRPr="004047FC">
              <w:rPr>
                <w:rFonts w:hint="eastAsia"/>
              </w:rPr>
              <w:t>100</w:t>
            </w:r>
          </w:p>
        </w:tc>
      </w:tr>
      <w:tr w:rsidR="0047503A" w:rsidRPr="004047FC" w14:paraId="10B66C54" w14:textId="77777777">
        <w:tc>
          <w:tcPr>
            <w:tcW w:w="1703" w:type="dxa"/>
          </w:tcPr>
          <w:p w14:paraId="658D07FF" w14:textId="77777777" w:rsidR="0047503A" w:rsidRPr="004047FC" w:rsidRDefault="004047FC">
            <w:r w:rsidRPr="004047FC">
              <w:rPr>
                <w:rFonts w:hint="eastAsia"/>
              </w:rPr>
              <w:t>录播路径</w:t>
            </w:r>
          </w:p>
        </w:tc>
        <w:tc>
          <w:tcPr>
            <w:tcW w:w="1703" w:type="dxa"/>
          </w:tcPr>
          <w:p w14:paraId="6E78A058" w14:textId="77777777" w:rsidR="0047503A" w:rsidRPr="004047FC" w:rsidRDefault="004047FC">
            <w:r w:rsidRPr="004047FC">
              <w:t>videoUrl</w:t>
            </w:r>
          </w:p>
        </w:tc>
        <w:tc>
          <w:tcPr>
            <w:tcW w:w="1704" w:type="dxa"/>
          </w:tcPr>
          <w:p w14:paraId="24AC4097" w14:textId="77777777" w:rsidR="0047503A" w:rsidRPr="004047FC" w:rsidRDefault="004047FC">
            <w:r w:rsidRPr="004047FC">
              <w:t>varchar</w:t>
            </w:r>
          </w:p>
        </w:tc>
        <w:tc>
          <w:tcPr>
            <w:tcW w:w="1704" w:type="dxa"/>
          </w:tcPr>
          <w:p w14:paraId="7F3694A1" w14:textId="77777777" w:rsidR="0047503A" w:rsidRPr="004047FC" w:rsidRDefault="0047503A"/>
        </w:tc>
        <w:tc>
          <w:tcPr>
            <w:tcW w:w="1704" w:type="dxa"/>
          </w:tcPr>
          <w:p w14:paraId="6BF0D208" w14:textId="77777777" w:rsidR="0047503A" w:rsidRPr="004047FC" w:rsidRDefault="004047FC">
            <w:r w:rsidRPr="004047FC">
              <w:rPr>
                <w:rFonts w:hint="eastAsia"/>
              </w:rPr>
              <w:t>100</w:t>
            </w:r>
          </w:p>
        </w:tc>
      </w:tr>
      <w:tr w:rsidR="0047503A" w:rsidRPr="004047FC" w14:paraId="79162049" w14:textId="77777777">
        <w:tc>
          <w:tcPr>
            <w:tcW w:w="1703" w:type="dxa"/>
          </w:tcPr>
          <w:p w14:paraId="416689E3" w14:textId="77777777" w:rsidR="0047503A" w:rsidRPr="004047FC" w:rsidRDefault="004047FC">
            <w:r w:rsidRPr="004047FC">
              <w:rPr>
                <w:rFonts w:hint="eastAsia"/>
              </w:rPr>
              <w:t>开始时间</w:t>
            </w:r>
          </w:p>
        </w:tc>
        <w:tc>
          <w:tcPr>
            <w:tcW w:w="1703" w:type="dxa"/>
          </w:tcPr>
          <w:p w14:paraId="15C4AC39" w14:textId="77777777" w:rsidR="0047503A" w:rsidRPr="004047FC" w:rsidRDefault="004047FC">
            <w:r w:rsidRPr="004047FC">
              <w:t>startTime</w:t>
            </w:r>
          </w:p>
        </w:tc>
        <w:tc>
          <w:tcPr>
            <w:tcW w:w="1704" w:type="dxa"/>
          </w:tcPr>
          <w:p w14:paraId="350FC99E" w14:textId="77777777" w:rsidR="0047503A" w:rsidRPr="004047FC" w:rsidRDefault="004047FC">
            <w:r w:rsidRPr="004047FC">
              <w:t>datetime</w:t>
            </w:r>
          </w:p>
        </w:tc>
        <w:tc>
          <w:tcPr>
            <w:tcW w:w="1704" w:type="dxa"/>
          </w:tcPr>
          <w:p w14:paraId="39B6941B" w14:textId="77777777" w:rsidR="0047503A" w:rsidRPr="004047FC" w:rsidRDefault="0047503A"/>
        </w:tc>
        <w:tc>
          <w:tcPr>
            <w:tcW w:w="1704" w:type="dxa"/>
          </w:tcPr>
          <w:p w14:paraId="2C5CA441" w14:textId="77777777" w:rsidR="0047503A" w:rsidRPr="004047FC" w:rsidRDefault="004047FC">
            <w:r w:rsidRPr="004047FC">
              <w:rPr>
                <w:rFonts w:hint="eastAsia"/>
              </w:rPr>
              <w:t>0</w:t>
            </w:r>
          </w:p>
        </w:tc>
      </w:tr>
      <w:tr w:rsidR="0047503A" w:rsidRPr="004047FC" w14:paraId="691C86EE" w14:textId="77777777">
        <w:tc>
          <w:tcPr>
            <w:tcW w:w="1703" w:type="dxa"/>
          </w:tcPr>
          <w:p w14:paraId="60E18615" w14:textId="77777777" w:rsidR="0047503A" w:rsidRPr="004047FC" w:rsidRDefault="004047FC">
            <w:r w:rsidRPr="004047FC">
              <w:rPr>
                <w:rFonts w:hint="eastAsia"/>
              </w:rPr>
              <w:t>结束时间</w:t>
            </w:r>
          </w:p>
        </w:tc>
        <w:tc>
          <w:tcPr>
            <w:tcW w:w="1703" w:type="dxa"/>
          </w:tcPr>
          <w:p w14:paraId="46E1AD51" w14:textId="77777777" w:rsidR="0047503A" w:rsidRPr="004047FC" w:rsidRDefault="004047FC">
            <w:r w:rsidRPr="004047FC">
              <w:t>endTime</w:t>
            </w:r>
          </w:p>
        </w:tc>
        <w:tc>
          <w:tcPr>
            <w:tcW w:w="1704" w:type="dxa"/>
          </w:tcPr>
          <w:p w14:paraId="5AC2E686" w14:textId="77777777" w:rsidR="0047503A" w:rsidRPr="004047FC" w:rsidRDefault="004047FC">
            <w:r w:rsidRPr="004047FC">
              <w:t>datetime</w:t>
            </w:r>
          </w:p>
        </w:tc>
        <w:tc>
          <w:tcPr>
            <w:tcW w:w="1704" w:type="dxa"/>
          </w:tcPr>
          <w:p w14:paraId="02128451" w14:textId="77777777" w:rsidR="0047503A" w:rsidRPr="004047FC" w:rsidRDefault="0047503A"/>
        </w:tc>
        <w:tc>
          <w:tcPr>
            <w:tcW w:w="1704" w:type="dxa"/>
          </w:tcPr>
          <w:p w14:paraId="1B6ABE8A" w14:textId="77777777" w:rsidR="0047503A" w:rsidRPr="004047FC" w:rsidRDefault="004047FC">
            <w:r w:rsidRPr="004047FC">
              <w:rPr>
                <w:rFonts w:hint="eastAsia"/>
              </w:rPr>
              <w:t>0</w:t>
            </w:r>
          </w:p>
        </w:tc>
      </w:tr>
      <w:tr w:rsidR="0047503A" w:rsidRPr="004047FC" w14:paraId="7257E351" w14:textId="77777777">
        <w:tc>
          <w:tcPr>
            <w:tcW w:w="1703" w:type="dxa"/>
          </w:tcPr>
          <w:p w14:paraId="06713E4B" w14:textId="77777777" w:rsidR="0047503A" w:rsidRPr="004047FC" w:rsidRDefault="004047FC">
            <w:r w:rsidRPr="004047FC">
              <w:rPr>
                <w:rFonts w:hint="eastAsia"/>
              </w:rPr>
              <w:t>是否直播</w:t>
            </w:r>
          </w:p>
        </w:tc>
        <w:tc>
          <w:tcPr>
            <w:tcW w:w="1703" w:type="dxa"/>
          </w:tcPr>
          <w:p w14:paraId="416F70F4" w14:textId="77777777" w:rsidR="0047503A" w:rsidRPr="004047FC" w:rsidRDefault="004047FC">
            <w:r w:rsidRPr="004047FC">
              <w:t>flag</w:t>
            </w:r>
          </w:p>
        </w:tc>
        <w:tc>
          <w:tcPr>
            <w:tcW w:w="1704" w:type="dxa"/>
          </w:tcPr>
          <w:p w14:paraId="6B4D12D6" w14:textId="77777777" w:rsidR="0047503A" w:rsidRPr="004047FC" w:rsidRDefault="004047FC">
            <w:r w:rsidRPr="004047FC">
              <w:rPr>
                <w:rFonts w:hint="eastAsia"/>
              </w:rPr>
              <w:t>Int</w:t>
            </w:r>
          </w:p>
        </w:tc>
        <w:tc>
          <w:tcPr>
            <w:tcW w:w="1704" w:type="dxa"/>
          </w:tcPr>
          <w:p w14:paraId="06D87F8D" w14:textId="77777777" w:rsidR="0047503A" w:rsidRPr="004047FC" w:rsidRDefault="004047FC">
            <w:r w:rsidRPr="004047FC">
              <w:rPr>
                <w:rFonts w:hint="eastAsia"/>
              </w:rPr>
              <w:t>非空</w:t>
            </w:r>
          </w:p>
        </w:tc>
        <w:tc>
          <w:tcPr>
            <w:tcW w:w="1704" w:type="dxa"/>
          </w:tcPr>
          <w:p w14:paraId="3AA1F59A" w14:textId="77777777" w:rsidR="0047503A" w:rsidRPr="004047FC" w:rsidRDefault="004047FC">
            <w:r w:rsidRPr="004047FC">
              <w:rPr>
                <w:rFonts w:hint="eastAsia"/>
              </w:rPr>
              <w:t>2</w:t>
            </w:r>
          </w:p>
        </w:tc>
      </w:tr>
      <w:tr w:rsidR="0047503A" w:rsidRPr="004047FC" w14:paraId="7A13A99C" w14:textId="77777777">
        <w:tc>
          <w:tcPr>
            <w:tcW w:w="1703" w:type="dxa"/>
          </w:tcPr>
          <w:p w14:paraId="30B89A7B" w14:textId="77777777" w:rsidR="0047503A" w:rsidRPr="004047FC" w:rsidRDefault="004047FC">
            <w:r w:rsidRPr="004047FC">
              <w:rPr>
                <w:rFonts w:hint="eastAsia"/>
              </w:rPr>
              <w:t>纬度</w:t>
            </w:r>
          </w:p>
        </w:tc>
        <w:tc>
          <w:tcPr>
            <w:tcW w:w="1703" w:type="dxa"/>
          </w:tcPr>
          <w:p w14:paraId="350B247F" w14:textId="77777777" w:rsidR="0047503A" w:rsidRPr="004047FC" w:rsidRDefault="004047FC">
            <w:r w:rsidRPr="004047FC">
              <w:t>lng</w:t>
            </w:r>
          </w:p>
        </w:tc>
        <w:tc>
          <w:tcPr>
            <w:tcW w:w="1704" w:type="dxa"/>
          </w:tcPr>
          <w:p w14:paraId="0783DE61" w14:textId="77777777" w:rsidR="0047503A" w:rsidRPr="004047FC" w:rsidRDefault="004047FC">
            <w:r w:rsidRPr="004047FC">
              <w:t>varchar</w:t>
            </w:r>
          </w:p>
        </w:tc>
        <w:tc>
          <w:tcPr>
            <w:tcW w:w="1704" w:type="dxa"/>
          </w:tcPr>
          <w:p w14:paraId="68F6D23A" w14:textId="77777777" w:rsidR="0047503A" w:rsidRPr="004047FC" w:rsidRDefault="0047503A"/>
        </w:tc>
        <w:tc>
          <w:tcPr>
            <w:tcW w:w="1704" w:type="dxa"/>
          </w:tcPr>
          <w:p w14:paraId="5FEBF49A" w14:textId="77777777" w:rsidR="0047503A" w:rsidRPr="004047FC" w:rsidRDefault="004047FC">
            <w:r w:rsidRPr="004047FC">
              <w:rPr>
                <w:rFonts w:hint="eastAsia"/>
              </w:rPr>
              <w:t>20</w:t>
            </w:r>
          </w:p>
        </w:tc>
      </w:tr>
      <w:tr w:rsidR="0047503A" w:rsidRPr="004047FC" w14:paraId="4B6345FE" w14:textId="77777777">
        <w:tc>
          <w:tcPr>
            <w:tcW w:w="1703" w:type="dxa"/>
          </w:tcPr>
          <w:p w14:paraId="5F5EB490" w14:textId="77777777" w:rsidR="0047503A" w:rsidRPr="004047FC" w:rsidRDefault="004047FC">
            <w:r w:rsidRPr="004047FC">
              <w:rPr>
                <w:rFonts w:hint="eastAsia"/>
              </w:rPr>
              <w:t>经度</w:t>
            </w:r>
          </w:p>
        </w:tc>
        <w:tc>
          <w:tcPr>
            <w:tcW w:w="1703" w:type="dxa"/>
          </w:tcPr>
          <w:p w14:paraId="4F41F1EC" w14:textId="77777777" w:rsidR="0047503A" w:rsidRPr="004047FC" w:rsidRDefault="004047FC">
            <w:r w:rsidRPr="004047FC">
              <w:t>lat</w:t>
            </w:r>
          </w:p>
        </w:tc>
        <w:tc>
          <w:tcPr>
            <w:tcW w:w="1704" w:type="dxa"/>
          </w:tcPr>
          <w:p w14:paraId="2FEABD02" w14:textId="77777777" w:rsidR="0047503A" w:rsidRPr="004047FC" w:rsidRDefault="004047FC">
            <w:r w:rsidRPr="004047FC">
              <w:t>varchar</w:t>
            </w:r>
          </w:p>
        </w:tc>
        <w:tc>
          <w:tcPr>
            <w:tcW w:w="1704" w:type="dxa"/>
          </w:tcPr>
          <w:p w14:paraId="5B61BA22" w14:textId="77777777" w:rsidR="0047503A" w:rsidRPr="004047FC" w:rsidRDefault="0047503A"/>
        </w:tc>
        <w:tc>
          <w:tcPr>
            <w:tcW w:w="1704" w:type="dxa"/>
          </w:tcPr>
          <w:p w14:paraId="4F2EA456" w14:textId="77777777" w:rsidR="0047503A" w:rsidRPr="004047FC" w:rsidRDefault="004047FC">
            <w:r w:rsidRPr="004047FC">
              <w:rPr>
                <w:rFonts w:hint="eastAsia"/>
              </w:rPr>
              <w:t>20</w:t>
            </w:r>
          </w:p>
        </w:tc>
      </w:tr>
      <w:tr w:rsidR="0047503A" w:rsidRPr="004047FC" w14:paraId="7008B8B9" w14:textId="77777777">
        <w:tc>
          <w:tcPr>
            <w:tcW w:w="1703" w:type="dxa"/>
          </w:tcPr>
          <w:p w14:paraId="3A80F771" w14:textId="77777777" w:rsidR="0047503A" w:rsidRPr="004047FC" w:rsidRDefault="004047FC">
            <w:r w:rsidRPr="004047FC">
              <w:rPr>
                <w:rFonts w:hint="eastAsia"/>
              </w:rPr>
              <w:t>直播路径</w:t>
            </w:r>
          </w:p>
        </w:tc>
        <w:tc>
          <w:tcPr>
            <w:tcW w:w="1703" w:type="dxa"/>
          </w:tcPr>
          <w:p w14:paraId="00A17F8C" w14:textId="77777777" w:rsidR="0047503A" w:rsidRPr="004047FC" w:rsidRDefault="004047FC">
            <w:r w:rsidRPr="004047FC">
              <w:t>url</w:t>
            </w:r>
          </w:p>
        </w:tc>
        <w:tc>
          <w:tcPr>
            <w:tcW w:w="1704" w:type="dxa"/>
          </w:tcPr>
          <w:p w14:paraId="4EA6DB00" w14:textId="77777777" w:rsidR="0047503A" w:rsidRPr="004047FC" w:rsidRDefault="004047FC">
            <w:r w:rsidRPr="004047FC">
              <w:t>varchar</w:t>
            </w:r>
          </w:p>
        </w:tc>
        <w:tc>
          <w:tcPr>
            <w:tcW w:w="1704" w:type="dxa"/>
          </w:tcPr>
          <w:p w14:paraId="722C713B" w14:textId="77777777" w:rsidR="0047503A" w:rsidRPr="004047FC" w:rsidRDefault="004047FC">
            <w:r w:rsidRPr="004047FC">
              <w:rPr>
                <w:rFonts w:hint="eastAsia"/>
              </w:rPr>
              <w:t>非空</w:t>
            </w:r>
          </w:p>
        </w:tc>
        <w:tc>
          <w:tcPr>
            <w:tcW w:w="1704" w:type="dxa"/>
          </w:tcPr>
          <w:p w14:paraId="2E00CEC2" w14:textId="77777777" w:rsidR="0047503A" w:rsidRPr="004047FC" w:rsidRDefault="004047FC">
            <w:r w:rsidRPr="004047FC">
              <w:rPr>
                <w:rFonts w:hint="eastAsia"/>
              </w:rPr>
              <w:t>100</w:t>
            </w:r>
          </w:p>
        </w:tc>
      </w:tr>
      <w:tr w:rsidR="0047503A" w:rsidRPr="004047FC" w14:paraId="3D866D20" w14:textId="77777777">
        <w:tc>
          <w:tcPr>
            <w:tcW w:w="1703" w:type="dxa"/>
          </w:tcPr>
          <w:p w14:paraId="19A37FA7" w14:textId="77777777" w:rsidR="0047503A" w:rsidRPr="004047FC" w:rsidRDefault="004047FC">
            <w:r w:rsidRPr="004047FC">
              <w:rPr>
                <w:rFonts w:hint="eastAsia"/>
              </w:rPr>
              <w:t>视频标题</w:t>
            </w:r>
          </w:p>
        </w:tc>
        <w:tc>
          <w:tcPr>
            <w:tcW w:w="1703" w:type="dxa"/>
          </w:tcPr>
          <w:p w14:paraId="3064F99E" w14:textId="77777777" w:rsidR="0047503A" w:rsidRPr="004047FC" w:rsidRDefault="004047FC">
            <w:r w:rsidRPr="004047FC">
              <w:t>title</w:t>
            </w:r>
          </w:p>
        </w:tc>
        <w:tc>
          <w:tcPr>
            <w:tcW w:w="1704" w:type="dxa"/>
          </w:tcPr>
          <w:p w14:paraId="2CC8F4F9" w14:textId="77777777" w:rsidR="0047503A" w:rsidRPr="004047FC" w:rsidRDefault="004047FC">
            <w:r w:rsidRPr="004047FC">
              <w:t>varchar</w:t>
            </w:r>
          </w:p>
        </w:tc>
        <w:tc>
          <w:tcPr>
            <w:tcW w:w="1704" w:type="dxa"/>
          </w:tcPr>
          <w:p w14:paraId="346AAE61" w14:textId="77777777" w:rsidR="0047503A" w:rsidRPr="004047FC" w:rsidRDefault="004047FC">
            <w:r w:rsidRPr="004047FC">
              <w:rPr>
                <w:rFonts w:hint="eastAsia"/>
              </w:rPr>
              <w:t>非空</w:t>
            </w:r>
          </w:p>
        </w:tc>
        <w:tc>
          <w:tcPr>
            <w:tcW w:w="1704" w:type="dxa"/>
          </w:tcPr>
          <w:p w14:paraId="7BB0825F" w14:textId="77777777" w:rsidR="0047503A" w:rsidRPr="004047FC" w:rsidRDefault="004047FC">
            <w:r w:rsidRPr="004047FC">
              <w:rPr>
                <w:rFonts w:hint="eastAsia"/>
              </w:rPr>
              <w:t>100</w:t>
            </w:r>
          </w:p>
        </w:tc>
      </w:tr>
      <w:tr w:rsidR="0047503A" w:rsidRPr="004047FC" w14:paraId="1BC8E926" w14:textId="77777777">
        <w:tc>
          <w:tcPr>
            <w:tcW w:w="1703" w:type="dxa"/>
          </w:tcPr>
          <w:p w14:paraId="69152CC7" w14:textId="77777777" w:rsidR="0047503A" w:rsidRPr="004047FC" w:rsidRDefault="004047FC">
            <w:r w:rsidRPr="004047FC">
              <w:rPr>
                <w:rFonts w:hint="eastAsia"/>
              </w:rPr>
              <w:t>手机号</w:t>
            </w:r>
          </w:p>
        </w:tc>
        <w:tc>
          <w:tcPr>
            <w:tcW w:w="1703" w:type="dxa"/>
          </w:tcPr>
          <w:p w14:paraId="6C63CB6C" w14:textId="77777777" w:rsidR="0047503A" w:rsidRPr="004047FC" w:rsidRDefault="004047FC">
            <w:r w:rsidRPr="004047FC">
              <w:t>userTel</w:t>
            </w:r>
          </w:p>
        </w:tc>
        <w:tc>
          <w:tcPr>
            <w:tcW w:w="1704" w:type="dxa"/>
          </w:tcPr>
          <w:p w14:paraId="4B7FD51C" w14:textId="77777777" w:rsidR="0047503A" w:rsidRPr="004047FC" w:rsidRDefault="004047FC">
            <w:r w:rsidRPr="004047FC">
              <w:t>varchar</w:t>
            </w:r>
          </w:p>
        </w:tc>
        <w:tc>
          <w:tcPr>
            <w:tcW w:w="1704" w:type="dxa"/>
          </w:tcPr>
          <w:p w14:paraId="021F7C27" w14:textId="77777777" w:rsidR="0047503A" w:rsidRPr="004047FC" w:rsidRDefault="004047FC">
            <w:r w:rsidRPr="004047FC">
              <w:rPr>
                <w:rFonts w:hint="eastAsia"/>
              </w:rPr>
              <w:t>非空</w:t>
            </w:r>
          </w:p>
        </w:tc>
        <w:tc>
          <w:tcPr>
            <w:tcW w:w="1704" w:type="dxa"/>
          </w:tcPr>
          <w:p w14:paraId="0CEA83A4" w14:textId="77777777" w:rsidR="0047503A" w:rsidRPr="004047FC" w:rsidRDefault="004047FC">
            <w:r w:rsidRPr="004047FC">
              <w:rPr>
                <w:rFonts w:hint="eastAsia"/>
              </w:rPr>
              <w:t>20</w:t>
            </w:r>
          </w:p>
        </w:tc>
      </w:tr>
    </w:tbl>
    <w:p w14:paraId="05A5149D" w14:textId="77777777" w:rsidR="0047503A" w:rsidRPr="004047FC" w:rsidRDefault="0047503A"/>
    <w:p w14:paraId="29149002" w14:textId="77777777" w:rsidR="0047503A" w:rsidRPr="004047FC" w:rsidRDefault="004047FC">
      <w:pPr>
        <w:numPr>
          <w:ilvl w:val="0"/>
          <w:numId w:val="14"/>
        </w:numPr>
        <w:ind w:firstLine="420"/>
      </w:pPr>
      <w:r w:rsidRPr="004047FC">
        <w:rPr>
          <w:rFonts w:hint="eastAsia"/>
        </w:rPr>
        <w:t>分</w:t>
      </w:r>
      <w:commentRangeStart w:id="80"/>
      <w:r w:rsidRPr="004047FC">
        <w:rPr>
          <w:rFonts w:hint="eastAsia"/>
        </w:rPr>
        <w:t>数表</w:t>
      </w:r>
    </w:p>
    <w:p w14:paraId="14E56B11" w14:textId="77777777" w:rsidR="0047503A" w:rsidRPr="004047FC" w:rsidRDefault="004047FC">
      <w:pPr>
        <w:ind w:firstLine="420"/>
      </w:pPr>
      <w:r w:rsidRPr="004047FC">
        <w:rPr>
          <w:rFonts w:hint="eastAsia"/>
        </w:rPr>
        <w:t>本文应急演练辅助教学</w:t>
      </w:r>
      <w:commentRangeEnd w:id="80"/>
      <w:r w:rsidR="007C4889">
        <w:rPr>
          <w:rStyle w:val="a8"/>
        </w:rPr>
        <w:commentReference w:id="80"/>
      </w:r>
      <w:r w:rsidRPr="004047FC">
        <w:rPr>
          <w:rFonts w:hint="eastAsia"/>
        </w:rPr>
        <w:t>系统通过分数表来记录评估用户依据相应的指标对应急演练进行评估的信息，分数表结构设计如表</w:t>
      </w:r>
      <w:r w:rsidRPr="004047FC">
        <w:rPr>
          <w:rFonts w:hint="eastAsia"/>
        </w:rPr>
        <w:t>4-13</w:t>
      </w:r>
      <w:r w:rsidRPr="004047FC">
        <w:rPr>
          <w:rFonts w:hint="eastAsia"/>
        </w:rPr>
        <w:t>所示。</w:t>
      </w:r>
    </w:p>
    <w:p w14:paraId="40492E33" w14:textId="77777777" w:rsidR="0047503A" w:rsidRPr="004047FC" w:rsidRDefault="004047FC">
      <w:pPr>
        <w:ind w:firstLine="420"/>
        <w:jc w:val="center"/>
      </w:pPr>
      <w:r w:rsidRPr="004047FC">
        <w:rPr>
          <w:rFonts w:hint="eastAsia"/>
        </w:rPr>
        <w:t>表</w:t>
      </w:r>
      <w:r w:rsidRPr="004047FC">
        <w:rPr>
          <w:rFonts w:hint="eastAsia"/>
        </w:rPr>
        <w:t xml:space="preserve">4-13 </w:t>
      </w:r>
      <w:r w:rsidRPr="004047FC">
        <w:rPr>
          <w:rFonts w:hint="eastAsia"/>
        </w:rPr>
        <w:t>分数表</w:t>
      </w:r>
    </w:p>
    <w:tbl>
      <w:tblPr>
        <w:tblStyle w:val="a4"/>
        <w:tblW w:w="0" w:type="auto"/>
        <w:tblLook w:val="04A0" w:firstRow="1" w:lastRow="0" w:firstColumn="1" w:lastColumn="0" w:noHBand="0" w:noVBand="1"/>
      </w:tblPr>
      <w:tblGrid>
        <w:gridCol w:w="1703"/>
        <w:gridCol w:w="1703"/>
        <w:gridCol w:w="1704"/>
        <w:gridCol w:w="1704"/>
        <w:gridCol w:w="1704"/>
      </w:tblGrid>
      <w:tr w:rsidR="0047503A" w:rsidRPr="004047FC" w14:paraId="1CA30AFF" w14:textId="77777777">
        <w:tc>
          <w:tcPr>
            <w:tcW w:w="1703" w:type="dxa"/>
          </w:tcPr>
          <w:p w14:paraId="527E3381" w14:textId="77777777" w:rsidR="0047503A" w:rsidRPr="004047FC" w:rsidRDefault="004047FC">
            <w:r w:rsidRPr="004047FC">
              <w:rPr>
                <w:rFonts w:hint="eastAsia"/>
              </w:rPr>
              <w:t>属性</w:t>
            </w:r>
          </w:p>
        </w:tc>
        <w:tc>
          <w:tcPr>
            <w:tcW w:w="1703" w:type="dxa"/>
          </w:tcPr>
          <w:p w14:paraId="4E8ABD45" w14:textId="77777777" w:rsidR="0047503A" w:rsidRPr="004047FC" w:rsidRDefault="004047FC">
            <w:r w:rsidRPr="004047FC">
              <w:rPr>
                <w:rFonts w:hint="eastAsia"/>
              </w:rPr>
              <w:t>字段名</w:t>
            </w:r>
          </w:p>
        </w:tc>
        <w:tc>
          <w:tcPr>
            <w:tcW w:w="1704" w:type="dxa"/>
          </w:tcPr>
          <w:p w14:paraId="3B8BDF00" w14:textId="77777777" w:rsidR="0047503A" w:rsidRPr="004047FC" w:rsidRDefault="004047FC">
            <w:r w:rsidRPr="004047FC">
              <w:rPr>
                <w:rFonts w:hint="eastAsia"/>
              </w:rPr>
              <w:t>类型</w:t>
            </w:r>
          </w:p>
        </w:tc>
        <w:tc>
          <w:tcPr>
            <w:tcW w:w="1704" w:type="dxa"/>
          </w:tcPr>
          <w:p w14:paraId="7FF6E228" w14:textId="77777777" w:rsidR="0047503A" w:rsidRPr="004047FC" w:rsidRDefault="004047FC">
            <w:r w:rsidRPr="004047FC">
              <w:rPr>
                <w:rFonts w:hint="eastAsia"/>
              </w:rPr>
              <w:t>约束</w:t>
            </w:r>
          </w:p>
        </w:tc>
        <w:tc>
          <w:tcPr>
            <w:tcW w:w="1704" w:type="dxa"/>
          </w:tcPr>
          <w:p w14:paraId="3D4F0C98" w14:textId="77777777" w:rsidR="0047503A" w:rsidRPr="004047FC" w:rsidRDefault="004047FC">
            <w:r w:rsidRPr="004047FC">
              <w:rPr>
                <w:rFonts w:hint="eastAsia"/>
              </w:rPr>
              <w:t>长度</w:t>
            </w:r>
          </w:p>
        </w:tc>
      </w:tr>
      <w:tr w:rsidR="0047503A" w:rsidRPr="004047FC" w14:paraId="3F388B71" w14:textId="77777777">
        <w:tc>
          <w:tcPr>
            <w:tcW w:w="1703" w:type="dxa"/>
          </w:tcPr>
          <w:p w14:paraId="35E9A211" w14:textId="77777777" w:rsidR="0047503A" w:rsidRPr="004047FC" w:rsidRDefault="004047FC">
            <w:commentRangeStart w:id="81"/>
            <w:r w:rsidRPr="004047FC">
              <w:rPr>
                <w:rFonts w:hint="eastAsia"/>
              </w:rPr>
              <w:t>分数</w:t>
            </w:r>
            <w:r w:rsidRPr="004047FC">
              <w:rPr>
                <w:rFonts w:hint="eastAsia"/>
              </w:rPr>
              <w:t>id</w:t>
            </w:r>
          </w:p>
        </w:tc>
        <w:tc>
          <w:tcPr>
            <w:tcW w:w="1703" w:type="dxa"/>
          </w:tcPr>
          <w:p w14:paraId="5EFB4050" w14:textId="77777777" w:rsidR="0047503A" w:rsidRPr="004047FC" w:rsidRDefault="004047FC">
            <w:r w:rsidRPr="004047FC">
              <w:t>scoreId</w:t>
            </w:r>
          </w:p>
        </w:tc>
        <w:tc>
          <w:tcPr>
            <w:tcW w:w="1704" w:type="dxa"/>
          </w:tcPr>
          <w:p w14:paraId="67DF2A9B" w14:textId="77777777" w:rsidR="0047503A" w:rsidRPr="004047FC" w:rsidRDefault="004047FC">
            <w:r w:rsidRPr="004047FC">
              <w:t>int</w:t>
            </w:r>
          </w:p>
        </w:tc>
        <w:tc>
          <w:tcPr>
            <w:tcW w:w="1704" w:type="dxa"/>
          </w:tcPr>
          <w:p w14:paraId="77726B93" w14:textId="77777777" w:rsidR="0047503A" w:rsidRPr="004047FC" w:rsidRDefault="004047FC">
            <w:r w:rsidRPr="004047FC">
              <w:rPr>
                <w:rFonts w:hint="eastAsia"/>
              </w:rPr>
              <w:t>主键</w:t>
            </w:r>
            <w:commentRangeEnd w:id="81"/>
            <w:r w:rsidR="007C4889">
              <w:rPr>
                <w:rStyle w:val="a8"/>
              </w:rPr>
              <w:commentReference w:id="81"/>
            </w:r>
          </w:p>
        </w:tc>
        <w:tc>
          <w:tcPr>
            <w:tcW w:w="1704" w:type="dxa"/>
          </w:tcPr>
          <w:p w14:paraId="7B95DC7C" w14:textId="77777777" w:rsidR="0047503A" w:rsidRPr="004047FC" w:rsidRDefault="004047FC">
            <w:r w:rsidRPr="004047FC">
              <w:rPr>
                <w:rFonts w:hint="eastAsia"/>
              </w:rPr>
              <w:t>100</w:t>
            </w:r>
          </w:p>
        </w:tc>
      </w:tr>
      <w:tr w:rsidR="0047503A" w:rsidRPr="004047FC" w14:paraId="07E9E994" w14:textId="77777777">
        <w:tc>
          <w:tcPr>
            <w:tcW w:w="1703" w:type="dxa"/>
          </w:tcPr>
          <w:p w14:paraId="774A3468" w14:textId="77777777" w:rsidR="0047503A" w:rsidRPr="004047FC" w:rsidRDefault="004047FC">
            <w:r w:rsidRPr="004047FC">
              <w:rPr>
                <w:rFonts w:hint="eastAsia"/>
              </w:rPr>
              <w:t>演练</w:t>
            </w:r>
            <w:r w:rsidRPr="004047FC">
              <w:rPr>
                <w:rFonts w:hint="eastAsia"/>
              </w:rPr>
              <w:t>id</w:t>
            </w:r>
          </w:p>
        </w:tc>
        <w:tc>
          <w:tcPr>
            <w:tcW w:w="1703" w:type="dxa"/>
          </w:tcPr>
          <w:p w14:paraId="74C9691F" w14:textId="77777777" w:rsidR="0047503A" w:rsidRPr="004047FC" w:rsidRDefault="004047FC">
            <w:r w:rsidRPr="004047FC">
              <w:t>planId</w:t>
            </w:r>
          </w:p>
        </w:tc>
        <w:tc>
          <w:tcPr>
            <w:tcW w:w="1704" w:type="dxa"/>
          </w:tcPr>
          <w:p w14:paraId="6DD2C777" w14:textId="77777777" w:rsidR="0047503A" w:rsidRPr="004047FC" w:rsidRDefault="004047FC">
            <w:r w:rsidRPr="004047FC">
              <w:t>int</w:t>
            </w:r>
          </w:p>
        </w:tc>
        <w:tc>
          <w:tcPr>
            <w:tcW w:w="1704" w:type="dxa"/>
          </w:tcPr>
          <w:p w14:paraId="4A3B0E26" w14:textId="77777777" w:rsidR="0047503A" w:rsidRPr="004047FC" w:rsidRDefault="004047FC">
            <w:r w:rsidRPr="004047FC">
              <w:rPr>
                <w:rFonts w:hint="eastAsia"/>
              </w:rPr>
              <w:t>外键</w:t>
            </w:r>
          </w:p>
        </w:tc>
        <w:tc>
          <w:tcPr>
            <w:tcW w:w="1704" w:type="dxa"/>
          </w:tcPr>
          <w:p w14:paraId="569AB3A0" w14:textId="77777777" w:rsidR="0047503A" w:rsidRPr="004047FC" w:rsidRDefault="004047FC">
            <w:r w:rsidRPr="004047FC">
              <w:rPr>
                <w:rFonts w:hint="eastAsia"/>
              </w:rPr>
              <w:t>100</w:t>
            </w:r>
          </w:p>
        </w:tc>
      </w:tr>
      <w:tr w:rsidR="0047503A" w:rsidRPr="004047FC" w14:paraId="4AB3787C" w14:textId="77777777">
        <w:tc>
          <w:tcPr>
            <w:tcW w:w="1703" w:type="dxa"/>
          </w:tcPr>
          <w:p w14:paraId="33B28E2F" w14:textId="77777777" w:rsidR="0047503A" w:rsidRPr="004047FC" w:rsidRDefault="004047FC">
            <w:r w:rsidRPr="004047FC">
              <w:rPr>
                <w:rFonts w:hint="eastAsia"/>
              </w:rPr>
              <w:t>分数</w:t>
            </w:r>
          </w:p>
        </w:tc>
        <w:tc>
          <w:tcPr>
            <w:tcW w:w="1703" w:type="dxa"/>
          </w:tcPr>
          <w:p w14:paraId="64057C7C" w14:textId="77777777" w:rsidR="0047503A" w:rsidRPr="004047FC" w:rsidRDefault="004047FC">
            <w:r w:rsidRPr="004047FC">
              <w:t>score</w:t>
            </w:r>
          </w:p>
        </w:tc>
        <w:tc>
          <w:tcPr>
            <w:tcW w:w="1704" w:type="dxa"/>
          </w:tcPr>
          <w:p w14:paraId="418591F7" w14:textId="77777777" w:rsidR="0047503A" w:rsidRPr="004047FC" w:rsidRDefault="004047FC">
            <w:r w:rsidRPr="004047FC">
              <w:t>varchar</w:t>
            </w:r>
          </w:p>
        </w:tc>
        <w:tc>
          <w:tcPr>
            <w:tcW w:w="1704" w:type="dxa"/>
          </w:tcPr>
          <w:p w14:paraId="3C3D804E" w14:textId="77777777" w:rsidR="0047503A" w:rsidRPr="004047FC" w:rsidRDefault="004047FC">
            <w:r w:rsidRPr="004047FC">
              <w:rPr>
                <w:rFonts w:hint="eastAsia"/>
              </w:rPr>
              <w:t>非空</w:t>
            </w:r>
          </w:p>
        </w:tc>
        <w:tc>
          <w:tcPr>
            <w:tcW w:w="1704" w:type="dxa"/>
          </w:tcPr>
          <w:p w14:paraId="1E70066E" w14:textId="77777777" w:rsidR="0047503A" w:rsidRPr="004047FC" w:rsidRDefault="004047FC">
            <w:r w:rsidRPr="004047FC">
              <w:rPr>
                <w:rFonts w:hint="eastAsia"/>
              </w:rPr>
              <w:t>255</w:t>
            </w:r>
          </w:p>
        </w:tc>
      </w:tr>
      <w:tr w:rsidR="0047503A" w:rsidRPr="004047FC" w14:paraId="0EB51FF2" w14:textId="77777777">
        <w:tc>
          <w:tcPr>
            <w:tcW w:w="1703" w:type="dxa"/>
          </w:tcPr>
          <w:p w14:paraId="622214AC" w14:textId="77777777" w:rsidR="0047503A" w:rsidRPr="004047FC" w:rsidRDefault="004047FC">
            <w:r w:rsidRPr="004047FC">
              <w:rPr>
                <w:rFonts w:hint="eastAsia"/>
              </w:rPr>
              <w:t>手机号</w:t>
            </w:r>
          </w:p>
        </w:tc>
        <w:tc>
          <w:tcPr>
            <w:tcW w:w="1703" w:type="dxa"/>
          </w:tcPr>
          <w:p w14:paraId="507FEC57" w14:textId="77777777" w:rsidR="0047503A" w:rsidRPr="004047FC" w:rsidRDefault="004047FC">
            <w:r w:rsidRPr="004047FC">
              <w:t>userTel</w:t>
            </w:r>
          </w:p>
        </w:tc>
        <w:tc>
          <w:tcPr>
            <w:tcW w:w="1704" w:type="dxa"/>
          </w:tcPr>
          <w:p w14:paraId="569AA7FC" w14:textId="77777777" w:rsidR="0047503A" w:rsidRPr="004047FC" w:rsidRDefault="004047FC">
            <w:r w:rsidRPr="004047FC">
              <w:t>varchar</w:t>
            </w:r>
          </w:p>
        </w:tc>
        <w:tc>
          <w:tcPr>
            <w:tcW w:w="1704" w:type="dxa"/>
          </w:tcPr>
          <w:p w14:paraId="062B5B59" w14:textId="77777777" w:rsidR="0047503A" w:rsidRPr="004047FC" w:rsidRDefault="004047FC">
            <w:r w:rsidRPr="004047FC">
              <w:rPr>
                <w:rFonts w:hint="eastAsia"/>
              </w:rPr>
              <w:t>非空</w:t>
            </w:r>
          </w:p>
        </w:tc>
        <w:tc>
          <w:tcPr>
            <w:tcW w:w="1704" w:type="dxa"/>
          </w:tcPr>
          <w:p w14:paraId="485C0EEB" w14:textId="77777777" w:rsidR="0047503A" w:rsidRPr="004047FC" w:rsidRDefault="004047FC">
            <w:r w:rsidRPr="004047FC">
              <w:rPr>
                <w:rFonts w:hint="eastAsia"/>
              </w:rPr>
              <w:t>20</w:t>
            </w:r>
          </w:p>
        </w:tc>
      </w:tr>
      <w:tr w:rsidR="0047503A" w:rsidRPr="004047FC" w14:paraId="0F90ED8A" w14:textId="77777777">
        <w:tc>
          <w:tcPr>
            <w:tcW w:w="1703" w:type="dxa"/>
          </w:tcPr>
          <w:p w14:paraId="559740D5" w14:textId="77777777" w:rsidR="0047503A" w:rsidRPr="004047FC" w:rsidRDefault="004047FC">
            <w:r w:rsidRPr="004047FC">
              <w:rPr>
                <w:rFonts w:hint="eastAsia"/>
              </w:rPr>
              <w:t>评估时间</w:t>
            </w:r>
          </w:p>
        </w:tc>
        <w:tc>
          <w:tcPr>
            <w:tcW w:w="1703" w:type="dxa"/>
          </w:tcPr>
          <w:p w14:paraId="269F14E1" w14:textId="77777777" w:rsidR="0047503A" w:rsidRPr="004047FC" w:rsidRDefault="004047FC">
            <w:r w:rsidRPr="004047FC">
              <w:t>reviewTime</w:t>
            </w:r>
          </w:p>
        </w:tc>
        <w:tc>
          <w:tcPr>
            <w:tcW w:w="1704" w:type="dxa"/>
          </w:tcPr>
          <w:p w14:paraId="3FF0CBFD" w14:textId="77777777" w:rsidR="0047503A" w:rsidRPr="004047FC" w:rsidRDefault="004047FC">
            <w:r w:rsidRPr="004047FC">
              <w:t>datetime</w:t>
            </w:r>
          </w:p>
        </w:tc>
        <w:tc>
          <w:tcPr>
            <w:tcW w:w="1704" w:type="dxa"/>
          </w:tcPr>
          <w:p w14:paraId="13CE70FF" w14:textId="77777777" w:rsidR="0047503A" w:rsidRPr="004047FC" w:rsidRDefault="004047FC">
            <w:r w:rsidRPr="004047FC">
              <w:rPr>
                <w:rFonts w:hint="eastAsia"/>
              </w:rPr>
              <w:t>非空</w:t>
            </w:r>
          </w:p>
        </w:tc>
        <w:tc>
          <w:tcPr>
            <w:tcW w:w="1704" w:type="dxa"/>
          </w:tcPr>
          <w:p w14:paraId="71D19012" w14:textId="77777777" w:rsidR="0047503A" w:rsidRPr="004047FC" w:rsidRDefault="004047FC">
            <w:r w:rsidRPr="004047FC">
              <w:rPr>
                <w:rFonts w:hint="eastAsia"/>
              </w:rPr>
              <w:t>0</w:t>
            </w:r>
          </w:p>
        </w:tc>
      </w:tr>
      <w:tr w:rsidR="0047503A" w:rsidRPr="004047FC" w14:paraId="36458ADA" w14:textId="77777777">
        <w:tc>
          <w:tcPr>
            <w:tcW w:w="1703" w:type="dxa"/>
          </w:tcPr>
          <w:p w14:paraId="45F5894B" w14:textId="77777777" w:rsidR="0047503A" w:rsidRPr="004047FC" w:rsidRDefault="004047FC">
            <w:r w:rsidRPr="004047FC">
              <w:rPr>
                <w:rFonts w:hint="eastAsia"/>
              </w:rPr>
              <w:t>指标</w:t>
            </w:r>
            <w:r w:rsidRPr="004047FC">
              <w:rPr>
                <w:rFonts w:hint="eastAsia"/>
              </w:rPr>
              <w:t>id</w:t>
            </w:r>
          </w:p>
        </w:tc>
        <w:tc>
          <w:tcPr>
            <w:tcW w:w="1703" w:type="dxa"/>
          </w:tcPr>
          <w:p w14:paraId="77A0EAFE" w14:textId="77777777" w:rsidR="0047503A" w:rsidRPr="004047FC" w:rsidRDefault="004047FC">
            <w:r w:rsidRPr="004047FC">
              <w:t>targetId</w:t>
            </w:r>
          </w:p>
        </w:tc>
        <w:tc>
          <w:tcPr>
            <w:tcW w:w="1704" w:type="dxa"/>
          </w:tcPr>
          <w:p w14:paraId="73640FED" w14:textId="77777777" w:rsidR="0047503A" w:rsidRPr="004047FC" w:rsidRDefault="004047FC">
            <w:r w:rsidRPr="004047FC">
              <w:t>int</w:t>
            </w:r>
          </w:p>
        </w:tc>
        <w:tc>
          <w:tcPr>
            <w:tcW w:w="1704" w:type="dxa"/>
          </w:tcPr>
          <w:p w14:paraId="60C3E876" w14:textId="77777777" w:rsidR="0047503A" w:rsidRPr="004047FC" w:rsidRDefault="004047FC">
            <w:r w:rsidRPr="004047FC">
              <w:rPr>
                <w:rFonts w:hint="eastAsia"/>
              </w:rPr>
              <w:t>外键</w:t>
            </w:r>
          </w:p>
        </w:tc>
        <w:tc>
          <w:tcPr>
            <w:tcW w:w="1704" w:type="dxa"/>
          </w:tcPr>
          <w:p w14:paraId="56B9F053" w14:textId="77777777" w:rsidR="0047503A" w:rsidRPr="004047FC" w:rsidRDefault="004047FC">
            <w:r w:rsidRPr="004047FC">
              <w:rPr>
                <w:rFonts w:hint="eastAsia"/>
              </w:rPr>
              <w:t>100</w:t>
            </w:r>
          </w:p>
        </w:tc>
      </w:tr>
    </w:tbl>
    <w:p w14:paraId="24EC99D9" w14:textId="77777777" w:rsidR="0047503A" w:rsidRPr="004047FC" w:rsidRDefault="0047503A"/>
    <w:p w14:paraId="23D6ECB4" w14:textId="77777777" w:rsidR="0047503A" w:rsidRPr="004047FC" w:rsidRDefault="004047FC">
      <w:pPr>
        <w:pStyle w:val="2"/>
      </w:pPr>
      <w:bookmarkStart w:id="82" w:name="_Toc27820"/>
      <w:r w:rsidRPr="004047FC">
        <w:rPr>
          <w:rFonts w:hint="eastAsia"/>
        </w:rPr>
        <w:lastRenderedPageBreak/>
        <w:t xml:space="preserve">4.4 </w:t>
      </w:r>
      <w:r w:rsidRPr="004047FC">
        <w:rPr>
          <w:rFonts w:hint="eastAsia"/>
        </w:rPr>
        <w:t>界面设计</w:t>
      </w:r>
      <w:bookmarkEnd w:id="82"/>
    </w:p>
    <w:p w14:paraId="07438B30" w14:textId="77777777" w:rsidR="0047503A" w:rsidRPr="004047FC" w:rsidRDefault="004047FC">
      <w:pPr>
        <w:pStyle w:val="3"/>
      </w:pPr>
      <w:bookmarkStart w:id="83" w:name="_Toc26136"/>
      <w:r w:rsidRPr="004047FC">
        <w:rPr>
          <w:rFonts w:hint="eastAsia"/>
        </w:rPr>
        <w:t xml:space="preserve">4.4.1 </w:t>
      </w:r>
      <w:r w:rsidRPr="004047FC">
        <w:rPr>
          <w:rFonts w:hint="eastAsia"/>
        </w:rPr>
        <w:t>移动端界面设计</w:t>
      </w:r>
      <w:bookmarkEnd w:id="83"/>
    </w:p>
    <w:p w14:paraId="453F6317" w14:textId="77777777" w:rsidR="0047503A" w:rsidRPr="004047FC" w:rsidRDefault="004047FC">
      <w:pPr>
        <w:ind w:firstLine="420"/>
      </w:pPr>
      <w:r w:rsidRPr="004047FC">
        <w:rPr>
          <w:rFonts w:hint="eastAsia"/>
        </w:rPr>
        <w:t>本节主要介绍应急演练辅助教学系统的移动端界面设计与实现。移动端用户登录系统使用正确的手机号和密码即可，登录界面如图</w:t>
      </w:r>
      <w:r w:rsidRPr="004047FC">
        <w:rPr>
          <w:rFonts w:hint="eastAsia"/>
        </w:rPr>
        <w:t>4-14</w:t>
      </w:r>
      <w:commentRangeStart w:id="84"/>
      <w:r w:rsidRPr="004047FC">
        <w:rPr>
          <w:rFonts w:hint="eastAsia"/>
        </w:rPr>
        <w:t>所示。</w:t>
      </w:r>
      <w:commentRangeEnd w:id="84"/>
      <w:r w:rsidR="002F4871">
        <w:rPr>
          <w:rStyle w:val="a8"/>
        </w:rPr>
        <w:commentReference w:id="84"/>
      </w:r>
    </w:p>
    <w:p w14:paraId="2BC93B1B" w14:textId="77777777" w:rsidR="0047503A" w:rsidRPr="004047FC" w:rsidRDefault="004047FC">
      <w:pPr>
        <w:jc w:val="center"/>
      </w:pPr>
      <w:r w:rsidRPr="004047FC">
        <w:rPr>
          <w:rFonts w:hint="eastAsia"/>
          <w:noProof/>
        </w:rPr>
        <w:drawing>
          <wp:inline distT="0" distB="0" distL="114300" distR="114300" wp14:anchorId="1AA879BC" wp14:editId="4C52CFC1">
            <wp:extent cx="2752725" cy="5964555"/>
            <wp:effectExtent l="0" t="0" r="0" b="0"/>
            <wp:docPr id="18" name="图片 18" descr="99ae019bed3aa85aafd6ee3f8f1db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9ae019bed3aa85aafd6ee3f8f1dbf9"/>
                    <pic:cNvPicPr>
                      <a:picLocks noChangeAspect="1"/>
                    </pic:cNvPicPr>
                  </pic:nvPicPr>
                  <pic:blipFill>
                    <a:blip r:embed="rId24"/>
                    <a:stretch>
                      <a:fillRect/>
                    </a:stretch>
                  </pic:blipFill>
                  <pic:spPr>
                    <a:xfrm>
                      <a:off x="0" y="0"/>
                      <a:ext cx="2752725" cy="5964814"/>
                    </a:xfrm>
                    <a:prstGeom prst="rect">
                      <a:avLst/>
                    </a:prstGeom>
                  </pic:spPr>
                </pic:pic>
              </a:graphicData>
            </a:graphic>
          </wp:inline>
        </w:drawing>
      </w:r>
    </w:p>
    <w:p w14:paraId="61ED34CD" w14:textId="77777777" w:rsidR="0047503A" w:rsidRPr="004047FC" w:rsidRDefault="004047FC">
      <w:pPr>
        <w:jc w:val="center"/>
      </w:pPr>
      <w:r w:rsidRPr="004047FC">
        <w:rPr>
          <w:rFonts w:hint="eastAsia"/>
        </w:rPr>
        <w:t>图</w:t>
      </w:r>
      <w:r w:rsidRPr="004047FC">
        <w:rPr>
          <w:rFonts w:hint="eastAsia"/>
        </w:rPr>
        <w:t xml:space="preserve">4-14 </w:t>
      </w:r>
      <w:r w:rsidRPr="004047FC">
        <w:rPr>
          <w:rFonts w:hint="eastAsia"/>
        </w:rPr>
        <w:t>移动端登录界面图</w:t>
      </w:r>
    </w:p>
    <w:p w14:paraId="640F8CF0" w14:textId="77777777" w:rsidR="0047503A" w:rsidRPr="004047FC" w:rsidRDefault="004047FC">
      <w:pPr>
        <w:ind w:firstLine="420"/>
      </w:pPr>
      <w:r w:rsidRPr="004047FC">
        <w:rPr>
          <w:rFonts w:hint="eastAsia"/>
        </w:rPr>
        <w:t>用户成功登录移动端系统之后，可以点击系统中下方导航栏中的“</w:t>
      </w:r>
      <w:r w:rsidRPr="004047FC">
        <w:rPr>
          <w:rFonts w:hint="eastAsia"/>
        </w:rPr>
        <w:t>+</w:t>
      </w:r>
      <w:r w:rsidRPr="004047FC">
        <w:rPr>
          <w:rFonts w:hint="eastAsia"/>
        </w:rPr>
        <w:t>”号，通过悬浮窗点击“开始直播”按钮，进入应急演练直播准备界面，首先需要在应急演练下拉列表中选择具体的应急演练，然后输入合适的应急演练直播标题就可开始直播。应急演练直播画面主要分为主体部分、交互部分和功能栏三部分，主体部分是显示应急演练直播画面的部分，占满屏幕大小，交互部分是在主体部分之上的一部分，位于屏幕的左下角，显示当前应急演练直</w:t>
      </w:r>
      <w:r w:rsidRPr="004047FC">
        <w:rPr>
          <w:rFonts w:hint="eastAsia"/>
        </w:rPr>
        <w:lastRenderedPageBreak/>
        <w:t>播中所收到的文字消息，功能部分在屏幕的底部，主要功能有“开启美颜”、“结束直播”和“切换摄像头”，应急演练辅助教学系统移动端直播准备界面和直播界面分别如图</w:t>
      </w:r>
      <w:r w:rsidRPr="004047FC">
        <w:rPr>
          <w:rFonts w:hint="eastAsia"/>
        </w:rPr>
        <w:t>4-15</w:t>
      </w:r>
      <w:r w:rsidRPr="004047FC">
        <w:rPr>
          <w:rFonts w:hint="eastAsia"/>
        </w:rPr>
        <w:t>、</w:t>
      </w:r>
      <w:r w:rsidRPr="004047FC">
        <w:rPr>
          <w:rFonts w:hint="eastAsia"/>
        </w:rPr>
        <w:t>4-16</w:t>
      </w:r>
      <w:r w:rsidRPr="004047FC">
        <w:rPr>
          <w:rFonts w:hint="eastAsia"/>
        </w:rPr>
        <w:t>所示。</w:t>
      </w:r>
    </w:p>
    <w:p w14:paraId="439EC5AE" w14:textId="77777777" w:rsidR="0047503A" w:rsidRPr="004047FC" w:rsidRDefault="004047FC">
      <w:pPr>
        <w:ind w:firstLine="420"/>
        <w:jc w:val="center"/>
      </w:pPr>
      <w:r w:rsidRPr="004047FC">
        <w:rPr>
          <w:noProof/>
        </w:rPr>
        <w:drawing>
          <wp:inline distT="0" distB="0" distL="114300" distR="114300" wp14:anchorId="1FF8EA45" wp14:editId="2B4013A9">
            <wp:extent cx="2419350" cy="5243195"/>
            <wp:effectExtent l="0" t="0" r="0" b="0"/>
            <wp:docPr id="25" name="图片 25" descr="8a0b40ff59d3f9fc116290a3cf239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a0b40ff59d3f9fc116290a3cf2391c"/>
                    <pic:cNvPicPr>
                      <a:picLocks noChangeAspect="1"/>
                    </pic:cNvPicPr>
                  </pic:nvPicPr>
                  <pic:blipFill>
                    <a:blip r:embed="rId25"/>
                    <a:stretch>
                      <a:fillRect/>
                    </a:stretch>
                  </pic:blipFill>
                  <pic:spPr>
                    <a:xfrm>
                      <a:off x="0" y="0"/>
                      <a:ext cx="2421060" cy="5247130"/>
                    </a:xfrm>
                    <a:prstGeom prst="rect">
                      <a:avLst/>
                    </a:prstGeom>
                  </pic:spPr>
                </pic:pic>
              </a:graphicData>
            </a:graphic>
          </wp:inline>
        </w:drawing>
      </w:r>
    </w:p>
    <w:p w14:paraId="3D126CAB" w14:textId="77777777" w:rsidR="0047503A" w:rsidRPr="004047FC" w:rsidRDefault="004047FC">
      <w:pPr>
        <w:jc w:val="center"/>
      </w:pPr>
      <w:r w:rsidRPr="004047FC">
        <w:rPr>
          <w:rFonts w:hint="eastAsia"/>
        </w:rPr>
        <w:t>图</w:t>
      </w:r>
      <w:r w:rsidRPr="004047FC">
        <w:rPr>
          <w:rFonts w:hint="eastAsia"/>
        </w:rPr>
        <w:t xml:space="preserve">4-15 </w:t>
      </w:r>
      <w:r w:rsidRPr="004047FC">
        <w:rPr>
          <w:rFonts w:hint="eastAsia"/>
        </w:rPr>
        <w:t>移动端直播准备界面图</w:t>
      </w:r>
    </w:p>
    <w:p w14:paraId="06DFA867" w14:textId="77777777" w:rsidR="0047503A" w:rsidRPr="004047FC" w:rsidRDefault="004047FC">
      <w:pPr>
        <w:jc w:val="center"/>
      </w:pPr>
      <w:r w:rsidRPr="004047FC">
        <w:rPr>
          <w:rFonts w:hint="eastAsia"/>
          <w:noProof/>
        </w:rPr>
        <w:lastRenderedPageBreak/>
        <w:drawing>
          <wp:inline distT="0" distB="0" distL="114300" distR="114300" wp14:anchorId="543F15E2" wp14:editId="133750A0">
            <wp:extent cx="2505075" cy="5429250"/>
            <wp:effectExtent l="0" t="0" r="9525" b="0"/>
            <wp:docPr id="20" name="图片 20" descr="eedaa55dfc6c143c9dfa97114268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edaa55dfc6c143c9dfa97114268c4c"/>
                    <pic:cNvPicPr>
                      <a:picLocks noChangeAspect="1"/>
                    </pic:cNvPicPr>
                  </pic:nvPicPr>
                  <pic:blipFill>
                    <a:blip r:embed="rId26"/>
                    <a:stretch>
                      <a:fillRect/>
                    </a:stretch>
                  </pic:blipFill>
                  <pic:spPr>
                    <a:xfrm>
                      <a:off x="0" y="0"/>
                      <a:ext cx="2518710" cy="5458318"/>
                    </a:xfrm>
                    <a:prstGeom prst="rect">
                      <a:avLst/>
                    </a:prstGeom>
                  </pic:spPr>
                </pic:pic>
              </a:graphicData>
            </a:graphic>
          </wp:inline>
        </w:drawing>
      </w:r>
    </w:p>
    <w:p w14:paraId="4D4C2772" w14:textId="77777777" w:rsidR="0047503A" w:rsidRPr="004047FC" w:rsidRDefault="004047FC">
      <w:pPr>
        <w:jc w:val="center"/>
      </w:pPr>
      <w:r w:rsidRPr="004047FC">
        <w:rPr>
          <w:rFonts w:hint="eastAsia"/>
        </w:rPr>
        <w:t>图</w:t>
      </w:r>
      <w:r w:rsidRPr="004047FC">
        <w:rPr>
          <w:rFonts w:hint="eastAsia"/>
        </w:rPr>
        <w:t xml:space="preserve">4-16 </w:t>
      </w:r>
      <w:r w:rsidRPr="004047FC">
        <w:rPr>
          <w:rFonts w:hint="eastAsia"/>
        </w:rPr>
        <w:t>移动端直播界面图</w:t>
      </w:r>
    </w:p>
    <w:p w14:paraId="7D922ACF" w14:textId="77777777" w:rsidR="0047503A" w:rsidRPr="004047FC" w:rsidRDefault="004047FC">
      <w:pPr>
        <w:pStyle w:val="3"/>
      </w:pPr>
      <w:bookmarkStart w:id="85" w:name="_Toc27227"/>
      <w:r w:rsidRPr="004047FC">
        <w:rPr>
          <w:rFonts w:hint="eastAsia"/>
        </w:rPr>
        <w:t>4.4.2 Web</w:t>
      </w:r>
      <w:r w:rsidRPr="004047FC">
        <w:rPr>
          <w:rFonts w:hint="eastAsia"/>
        </w:rPr>
        <w:t>前端界面设计</w:t>
      </w:r>
      <w:bookmarkEnd w:id="85"/>
    </w:p>
    <w:p w14:paraId="6B8144B4" w14:textId="77777777" w:rsidR="0047503A" w:rsidRPr="004047FC" w:rsidRDefault="004047FC">
      <w:pPr>
        <w:ind w:firstLine="420"/>
      </w:pPr>
      <w:r w:rsidRPr="004047FC">
        <w:rPr>
          <w:rFonts w:hint="eastAsia"/>
        </w:rPr>
        <w:t>本节主要介绍应急演练辅助教学系统的</w:t>
      </w:r>
      <w:r w:rsidRPr="004047FC">
        <w:rPr>
          <w:rFonts w:hint="eastAsia"/>
        </w:rPr>
        <w:t>Web</w:t>
      </w:r>
      <w:r w:rsidRPr="004047FC">
        <w:rPr>
          <w:rFonts w:hint="eastAsia"/>
        </w:rPr>
        <w:t>前端界面设计与实现，</w:t>
      </w:r>
      <w:r w:rsidRPr="004047FC">
        <w:rPr>
          <w:rFonts w:hint="eastAsia"/>
        </w:rPr>
        <w:t xml:space="preserve"> </w:t>
      </w:r>
      <w:r w:rsidRPr="004047FC">
        <w:rPr>
          <w:rFonts w:hint="eastAsia"/>
        </w:rPr>
        <w:t>登录界面如图</w:t>
      </w:r>
      <w:r w:rsidRPr="004047FC">
        <w:rPr>
          <w:rFonts w:hint="eastAsia"/>
        </w:rPr>
        <w:t>4-17</w:t>
      </w:r>
      <w:r w:rsidRPr="004047FC">
        <w:rPr>
          <w:rFonts w:hint="eastAsia"/>
        </w:rPr>
        <w:t>所示。</w:t>
      </w:r>
    </w:p>
    <w:p w14:paraId="593590D2" w14:textId="77777777" w:rsidR="0047503A" w:rsidRPr="004047FC" w:rsidRDefault="004047FC">
      <w:r w:rsidRPr="004047FC">
        <w:rPr>
          <w:noProof/>
        </w:rPr>
        <w:lastRenderedPageBreak/>
        <w:drawing>
          <wp:inline distT="0" distB="0" distL="114300" distR="114300" wp14:anchorId="4C1CD594" wp14:editId="093A653D">
            <wp:extent cx="5269230" cy="2411095"/>
            <wp:effectExtent l="0" t="0" r="7620"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7"/>
                    <a:stretch>
                      <a:fillRect/>
                    </a:stretch>
                  </pic:blipFill>
                  <pic:spPr>
                    <a:xfrm>
                      <a:off x="0" y="0"/>
                      <a:ext cx="5269230" cy="2411095"/>
                    </a:xfrm>
                    <a:prstGeom prst="rect">
                      <a:avLst/>
                    </a:prstGeom>
                    <a:noFill/>
                    <a:ln>
                      <a:noFill/>
                    </a:ln>
                  </pic:spPr>
                </pic:pic>
              </a:graphicData>
            </a:graphic>
          </wp:inline>
        </w:drawing>
      </w:r>
    </w:p>
    <w:p w14:paraId="7701A3A0" w14:textId="77777777" w:rsidR="0047503A" w:rsidRPr="004047FC" w:rsidRDefault="004047FC">
      <w:pPr>
        <w:jc w:val="center"/>
      </w:pPr>
      <w:r w:rsidRPr="004047FC">
        <w:rPr>
          <w:rFonts w:hint="eastAsia"/>
        </w:rPr>
        <w:t>图</w:t>
      </w:r>
      <w:r w:rsidRPr="004047FC">
        <w:rPr>
          <w:rFonts w:hint="eastAsia"/>
        </w:rPr>
        <w:t>4-17 Web</w:t>
      </w:r>
      <w:r w:rsidRPr="004047FC">
        <w:rPr>
          <w:rFonts w:hint="eastAsia"/>
        </w:rPr>
        <w:t>前端登录界面图</w:t>
      </w:r>
    </w:p>
    <w:p w14:paraId="14EF1B14" w14:textId="77777777" w:rsidR="0047503A" w:rsidRPr="004047FC" w:rsidRDefault="004047FC">
      <w:pPr>
        <w:ind w:firstLine="420"/>
      </w:pPr>
      <w:r w:rsidRPr="004047FC">
        <w:rPr>
          <w:rFonts w:hint="eastAsia"/>
        </w:rPr>
        <w:t>用户登录成功的主页面由四部分组成，分别是页面头部、侧边栏、页面主体和页面底部。</w:t>
      </w:r>
    </w:p>
    <w:p w14:paraId="33EE7BC0" w14:textId="77777777" w:rsidR="0047503A" w:rsidRPr="004047FC" w:rsidRDefault="004047FC">
      <w:r w:rsidRPr="004047FC">
        <w:rPr>
          <w:rFonts w:hint="eastAsia"/>
        </w:rPr>
        <w:t>页面头部包含系统名称和用户名，用户名右方的倒三角有退出登录的功能。侧边栏为应急演练辅助教学系统的导航栏，点击对应的功能模块，具体的页面会渲染到页面主题部分。页面底部是版权等信息。应急演练辅助教学系统主页面如图</w:t>
      </w:r>
      <w:r w:rsidRPr="004047FC">
        <w:rPr>
          <w:rFonts w:hint="eastAsia"/>
        </w:rPr>
        <w:t>4-18</w:t>
      </w:r>
      <w:r w:rsidRPr="004047FC">
        <w:rPr>
          <w:rFonts w:hint="eastAsia"/>
        </w:rPr>
        <w:t>所示。</w:t>
      </w:r>
    </w:p>
    <w:p w14:paraId="5F0E320A" w14:textId="77777777" w:rsidR="0047503A" w:rsidRPr="004047FC" w:rsidRDefault="004047FC">
      <w:pPr>
        <w:jc w:val="center"/>
      </w:pPr>
      <w:r w:rsidRPr="004047FC">
        <w:rPr>
          <w:noProof/>
        </w:rPr>
        <w:drawing>
          <wp:inline distT="0" distB="0" distL="114300" distR="114300" wp14:anchorId="204A79CD" wp14:editId="642F807E">
            <wp:extent cx="5269230" cy="2411095"/>
            <wp:effectExtent l="0" t="0" r="7620"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8"/>
                    <a:stretch>
                      <a:fillRect/>
                    </a:stretch>
                  </pic:blipFill>
                  <pic:spPr>
                    <a:xfrm>
                      <a:off x="0" y="0"/>
                      <a:ext cx="5269230" cy="2411095"/>
                    </a:xfrm>
                    <a:prstGeom prst="rect">
                      <a:avLst/>
                    </a:prstGeom>
                    <a:noFill/>
                    <a:ln>
                      <a:noFill/>
                    </a:ln>
                  </pic:spPr>
                </pic:pic>
              </a:graphicData>
            </a:graphic>
          </wp:inline>
        </w:drawing>
      </w:r>
      <w:r w:rsidRPr="004047FC">
        <w:rPr>
          <w:rFonts w:hint="eastAsia"/>
        </w:rPr>
        <w:t>图</w:t>
      </w:r>
      <w:r w:rsidRPr="004047FC">
        <w:rPr>
          <w:rFonts w:hint="eastAsia"/>
        </w:rPr>
        <w:t>4-18 Web</w:t>
      </w:r>
      <w:r w:rsidRPr="004047FC">
        <w:rPr>
          <w:rFonts w:hint="eastAsia"/>
        </w:rPr>
        <w:t>前端主页面图</w:t>
      </w:r>
    </w:p>
    <w:p w14:paraId="3EA299CD" w14:textId="77777777" w:rsidR="0047503A" w:rsidRPr="004047FC" w:rsidRDefault="004047FC">
      <w:pPr>
        <w:pStyle w:val="2"/>
      </w:pPr>
      <w:bookmarkStart w:id="86" w:name="_Toc11886"/>
      <w:r w:rsidRPr="004047FC">
        <w:rPr>
          <w:rFonts w:hint="eastAsia"/>
        </w:rPr>
        <w:t xml:space="preserve">4.5 </w:t>
      </w:r>
      <w:r w:rsidRPr="004047FC">
        <w:rPr>
          <w:rFonts w:hint="eastAsia"/>
        </w:rPr>
        <w:t>本章小结</w:t>
      </w:r>
      <w:bookmarkEnd w:id="86"/>
    </w:p>
    <w:p w14:paraId="7EF32416" w14:textId="77777777" w:rsidR="0047503A" w:rsidRPr="004047FC" w:rsidRDefault="004047FC">
      <w:pPr>
        <w:ind w:firstLine="420"/>
      </w:pPr>
      <w:r w:rsidRPr="004047FC">
        <w:rPr>
          <w:rFonts w:hint="eastAsia"/>
        </w:rPr>
        <w:t>本章首先对应急演练辅助教学系统的系统架构进行设计，包括物理结构和逻辑结构，然后对系统的应急演练直播模块、应急演练录播模块、应急演练交互模块、应急演练配置模块、应急演练评估模块和用户管理模块六大主要功能模块进行详细的设计，阐述了模块中所包含的类与方法，以及其中执行的流程，并介绍了基于数据库表结构设计的数据库，最后展示了移动端和</w:t>
      </w:r>
      <w:r w:rsidRPr="004047FC">
        <w:rPr>
          <w:rFonts w:hint="eastAsia"/>
        </w:rPr>
        <w:t>Web</w:t>
      </w:r>
      <w:r w:rsidRPr="004047FC">
        <w:rPr>
          <w:rFonts w:hint="eastAsia"/>
        </w:rPr>
        <w:t>前端的界面设计方案。</w:t>
      </w:r>
    </w:p>
    <w:p w14:paraId="50BC5F4B" w14:textId="77777777" w:rsidR="0047503A" w:rsidRPr="004047FC" w:rsidRDefault="004047FC">
      <w:pPr>
        <w:pStyle w:val="1"/>
        <w:jc w:val="center"/>
      </w:pPr>
      <w:bookmarkStart w:id="87" w:name="_Toc18507"/>
      <w:r w:rsidRPr="004047FC">
        <w:rPr>
          <w:rFonts w:hint="eastAsia"/>
        </w:rPr>
        <w:lastRenderedPageBreak/>
        <w:t>第</w:t>
      </w:r>
      <w:r w:rsidRPr="004047FC">
        <w:rPr>
          <w:rFonts w:hint="eastAsia"/>
        </w:rPr>
        <w:t>5</w:t>
      </w:r>
      <w:r w:rsidRPr="004047FC">
        <w:rPr>
          <w:rFonts w:hint="eastAsia"/>
        </w:rPr>
        <w:t>章</w:t>
      </w:r>
      <w:r w:rsidRPr="004047FC">
        <w:rPr>
          <w:rFonts w:hint="eastAsia"/>
        </w:rPr>
        <w:t xml:space="preserve"> </w:t>
      </w:r>
      <w:r w:rsidRPr="004047FC">
        <w:rPr>
          <w:rFonts w:hint="eastAsia"/>
        </w:rPr>
        <w:t>系统实现与测试</w:t>
      </w:r>
      <w:bookmarkEnd w:id="87"/>
    </w:p>
    <w:p w14:paraId="65A0B176" w14:textId="77777777" w:rsidR="0047503A" w:rsidRPr="004047FC" w:rsidRDefault="004047FC">
      <w:pPr>
        <w:ind w:firstLine="420"/>
      </w:pPr>
      <w:r w:rsidRPr="004047FC">
        <w:rPr>
          <w:rFonts w:hint="eastAsia"/>
        </w:rPr>
        <w:t>本文应急演练辅助教学系统</w:t>
      </w:r>
      <w:r w:rsidRPr="004047FC">
        <w:rPr>
          <w:rFonts w:hint="eastAsia"/>
        </w:rPr>
        <w:t>Web</w:t>
      </w:r>
      <w:r w:rsidRPr="004047FC">
        <w:rPr>
          <w:rFonts w:hint="eastAsia"/>
        </w:rPr>
        <w:t>前端基于</w:t>
      </w:r>
      <w:r w:rsidRPr="004047FC">
        <w:rPr>
          <w:rFonts w:hint="eastAsia"/>
        </w:rPr>
        <w:t>Vue</w:t>
      </w:r>
      <w:r w:rsidRPr="004047FC">
        <w:rPr>
          <w:rFonts w:hint="eastAsia"/>
        </w:rPr>
        <w:t>实现。服务器端基于</w:t>
      </w:r>
      <w:r w:rsidRPr="004047FC">
        <w:rPr>
          <w:rFonts w:hint="eastAsia"/>
        </w:rPr>
        <w:t>Java</w:t>
      </w:r>
      <w:r w:rsidRPr="004047FC">
        <w:rPr>
          <w:rFonts w:hint="eastAsia"/>
        </w:rPr>
        <w:t>语言、</w:t>
      </w:r>
      <w:r w:rsidRPr="004047FC">
        <w:rPr>
          <w:rFonts w:hint="eastAsia"/>
        </w:rPr>
        <w:t>Spring Boot</w:t>
      </w:r>
      <w:r w:rsidRPr="004047FC">
        <w:rPr>
          <w:rFonts w:hint="eastAsia"/>
        </w:rPr>
        <w:t>框架实现。移动端基于</w:t>
      </w:r>
      <w:r w:rsidRPr="004047FC">
        <w:rPr>
          <w:rFonts w:hint="eastAsia"/>
        </w:rPr>
        <w:t>Uniapp</w:t>
      </w:r>
      <w:r w:rsidRPr="004047FC">
        <w:rPr>
          <w:rFonts w:hint="eastAsia"/>
        </w:rPr>
        <w:t>框架进行实现。本章将主要阐述系统实现和测试过程，包括系统运行环境的搭建、系统部署方案、系统主要功能模块的实现以及系统测试等内容。</w:t>
      </w:r>
    </w:p>
    <w:p w14:paraId="60C4E750" w14:textId="77777777" w:rsidR="0047503A" w:rsidRPr="004047FC" w:rsidRDefault="004047FC">
      <w:pPr>
        <w:pStyle w:val="2"/>
        <w:numPr>
          <w:ilvl w:val="1"/>
          <w:numId w:val="2"/>
        </w:numPr>
      </w:pPr>
      <w:bookmarkStart w:id="88" w:name="_Toc32358"/>
      <w:r w:rsidRPr="004047FC">
        <w:rPr>
          <w:rFonts w:hint="eastAsia"/>
        </w:rPr>
        <w:t>系统运行环境与系统部署</w:t>
      </w:r>
      <w:bookmarkEnd w:id="88"/>
    </w:p>
    <w:p w14:paraId="7CEAD408" w14:textId="7B94EF85" w:rsidR="0047503A" w:rsidRPr="004047FC" w:rsidRDefault="004047FC">
      <w:pPr>
        <w:ind w:firstLine="420"/>
      </w:pPr>
      <w:r w:rsidRPr="004047FC">
        <w:rPr>
          <w:rFonts w:hint="eastAsia"/>
        </w:rPr>
        <w:t>本文应急演练辅助教学系统采用前服务器端分离的模式进行实现，</w:t>
      </w:r>
      <w:r w:rsidRPr="004047FC">
        <w:rPr>
          <w:rFonts w:hint="eastAsia"/>
        </w:rPr>
        <w:t>Web</w:t>
      </w:r>
      <w:r w:rsidRPr="004047FC">
        <w:rPr>
          <w:rFonts w:hint="eastAsia"/>
        </w:rPr>
        <w:t>前端采用</w:t>
      </w:r>
      <w:r w:rsidRPr="004047FC">
        <w:rPr>
          <w:rFonts w:hint="eastAsia"/>
        </w:rPr>
        <w:t>Vue</w:t>
      </w:r>
      <w:r w:rsidRPr="004047FC">
        <w:rPr>
          <w:rFonts w:hint="eastAsia"/>
        </w:rPr>
        <w:t>框架进行开发实现，结合</w:t>
      </w:r>
      <w:r w:rsidRPr="004047FC">
        <w:rPr>
          <w:rFonts w:hint="eastAsia"/>
        </w:rPr>
        <w:t>Visual Studio Code</w:t>
      </w:r>
      <w:r w:rsidRPr="004047FC">
        <w:rPr>
          <w:rFonts w:hint="eastAsia"/>
        </w:rPr>
        <w:t>编辑器，</w:t>
      </w:r>
      <w:r w:rsidRPr="004047FC">
        <w:rPr>
          <w:rFonts w:hint="eastAsia"/>
        </w:rPr>
        <w:t>Visual Studio Code</w:t>
      </w:r>
      <w:r w:rsidRPr="004047FC">
        <w:rPr>
          <w:rFonts w:hint="eastAsia"/>
        </w:rPr>
        <w:t>是一款轻量级、免费、丰富的插件系统的编辑器。服务器</w:t>
      </w:r>
      <w:del w:id="89" w:author="weifeng" w:date="2021-03-26T20:42:00Z">
        <w:r w:rsidRPr="004047FC" w:rsidDel="004971FB">
          <w:rPr>
            <w:rFonts w:hint="eastAsia"/>
          </w:rPr>
          <w:delText>服务器端</w:delText>
        </w:r>
      </w:del>
      <w:r w:rsidRPr="004047FC">
        <w:rPr>
          <w:rFonts w:hint="eastAsia"/>
        </w:rPr>
        <w:t>采用</w:t>
      </w:r>
      <w:r w:rsidRPr="004047FC">
        <w:rPr>
          <w:rFonts w:hint="eastAsia"/>
        </w:rPr>
        <w:t>Java</w:t>
      </w:r>
      <w:r w:rsidRPr="004047FC">
        <w:rPr>
          <w:rFonts w:hint="eastAsia"/>
        </w:rPr>
        <w:t>语言进行编程实现，结合</w:t>
      </w:r>
      <w:r w:rsidRPr="004047FC">
        <w:rPr>
          <w:rFonts w:hint="eastAsia"/>
        </w:rPr>
        <w:t>Spring Boot</w:t>
      </w:r>
      <w:r w:rsidRPr="004047FC">
        <w:rPr>
          <w:rFonts w:hint="eastAsia"/>
        </w:rPr>
        <w:t>框架，编辑器采用</w:t>
      </w:r>
      <w:r w:rsidRPr="004047FC">
        <w:rPr>
          <w:rFonts w:hint="eastAsia"/>
        </w:rPr>
        <w:t>Intellij IDEA</w:t>
      </w:r>
      <w:r w:rsidRPr="004047FC">
        <w:rPr>
          <w:rFonts w:hint="eastAsia"/>
        </w:rPr>
        <w:t>集成开发环境，</w:t>
      </w:r>
      <w:r w:rsidRPr="004047FC">
        <w:rPr>
          <w:rFonts w:hint="eastAsia"/>
        </w:rPr>
        <w:t>IDEA</w:t>
      </w:r>
      <w:r w:rsidRPr="004047FC">
        <w:rPr>
          <w:rFonts w:hint="eastAsia"/>
        </w:rPr>
        <w:t>提供智能的代码提示功能，极大地提高了开发效率。移动端采用</w:t>
      </w:r>
      <w:r w:rsidRPr="004047FC">
        <w:rPr>
          <w:rFonts w:hint="eastAsia"/>
        </w:rPr>
        <w:t>Uniapp</w:t>
      </w:r>
      <w:r w:rsidRPr="004047FC">
        <w:rPr>
          <w:rFonts w:hint="eastAsia"/>
        </w:rPr>
        <w:t>框架进行编程实现，使用</w:t>
      </w:r>
      <w:r w:rsidRPr="004047FC">
        <w:rPr>
          <w:rFonts w:hint="eastAsia"/>
        </w:rPr>
        <w:t>HbuilderX</w:t>
      </w:r>
      <w:r w:rsidRPr="004047FC">
        <w:rPr>
          <w:rFonts w:hint="eastAsia"/>
        </w:rPr>
        <w:t>编辑器。本节将介绍在系统开发实现的过程中开发环境的搭建。</w:t>
      </w:r>
    </w:p>
    <w:p w14:paraId="57D52D4B" w14:textId="77777777" w:rsidR="0047503A" w:rsidRPr="004047FC" w:rsidRDefault="004047FC">
      <w:pPr>
        <w:numPr>
          <w:ilvl w:val="0"/>
          <w:numId w:val="15"/>
        </w:numPr>
      </w:pPr>
      <w:r w:rsidRPr="004047FC">
        <w:rPr>
          <w:rFonts w:hint="eastAsia"/>
        </w:rPr>
        <w:t>Web</w:t>
      </w:r>
      <w:r w:rsidRPr="004047FC">
        <w:rPr>
          <w:rFonts w:hint="eastAsia"/>
        </w:rPr>
        <w:t>前端</w:t>
      </w:r>
    </w:p>
    <w:p w14:paraId="28376FCA" w14:textId="77777777" w:rsidR="0047503A" w:rsidRPr="004047FC" w:rsidRDefault="004047FC">
      <w:pPr>
        <w:ind w:firstLine="420"/>
      </w:pPr>
      <w:r w:rsidRPr="004047FC">
        <w:rPr>
          <w:rFonts w:hint="eastAsia"/>
        </w:rPr>
        <w:t>下面介绍文本系统搭建</w:t>
      </w:r>
      <w:r w:rsidRPr="004047FC">
        <w:rPr>
          <w:rFonts w:hint="eastAsia"/>
        </w:rPr>
        <w:t>Web</w:t>
      </w:r>
      <w:r w:rsidRPr="004047FC">
        <w:rPr>
          <w:rFonts w:hint="eastAsia"/>
        </w:rPr>
        <w:t>前端开发环境的基本步骤。在项目的开发过程中，主要通过</w:t>
      </w:r>
      <w:r w:rsidRPr="004047FC">
        <w:rPr>
          <w:rFonts w:hint="eastAsia"/>
        </w:rPr>
        <w:t>npm</w:t>
      </w:r>
      <w:r w:rsidRPr="004047FC">
        <w:rPr>
          <w:rFonts w:hint="eastAsia"/>
        </w:rPr>
        <w:t>来管理项目中所依赖的第三方库，通过</w:t>
      </w:r>
      <w:r w:rsidRPr="004047FC">
        <w:rPr>
          <w:rFonts w:hint="eastAsia"/>
        </w:rPr>
        <w:t>package.json</w:t>
      </w:r>
      <w:r w:rsidRPr="004047FC">
        <w:rPr>
          <w:rFonts w:hint="eastAsia"/>
        </w:rPr>
        <w:t>文件管理项目信息，配置脚本，</w:t>
      </w:r>
      <w:r w:rsidRPr="004047FC">
        <w:rPr>
          <w:rFonts w:hint="eastAsia"/>
        </w:rPr>
        <w:t xml:space="preserve"> </w:t>
      </w:r>
      <w:r w:rsidRPr="004047FC">
        <w:rPr>
          <w:rFonts w:hint="eastAsia"/>
        </w:rPr>
        <w:t>以及指明项目依赖的具体版本等，其中包含</w:t>
      </w:r>
      <w:r w:rsidRPr="004047FC">
        <w:t>用于网络请求的</w:t>
      </w:r>
      <w:r w:rsidRPr="004047FC">
        <w:t>axios</w:t>
      </w:r>
      <w:r w:rsidRPr="004047FC">
        <w:rPr>
          <w:rFonts w:hint="eastAsia"/>
        </w:rPr>
        <w:t>，用于</w:t>
      </w:r>
      <w:r w:rsidRPr="004047FC">
        <w:t>页面渲染的</w:t>
      </w:r>
      <w:r w:rsidRPr="004047FC">
        <w:rPr>
          <w:rFonts w:hint="eastAsia"/>
        </w:rPr>
        <w:t>element</w:t>
      </w:r>
      <w:r w:rsidRPr="004047FC">
        <w:t>-ui</w:t>
      </w:r>
      <w:r w:rsidRPr="004047FC">
        <w:rPr>
          <w:rFonts w:hint="eastAsia"/>
        </w:rPr>
        <w:t>，用于在</w:t>
      </w:r>
      <w:r w:rsidRPr="004047FC">
        <w:t>html</w:t>
      </w:r>
      <w:r w:rsidRPr="004047FC">
        <w:t>中</w:t>
      </w:r>
      <w:r w:rsidRPr="004047FC">
        <w:rPr>
          <w:rFonts w:hint="eastAsia"/>
        </w:rPr>
        <w:t>播放</w:t>
      </w:r>
      <w:r w:rsidRPr="004047FC">
        <w:t>hls</w:t>
      </w:r>
      <w:r w:rsidRPr="004047FC">
        <w:t>流</w:t>
      </w:r>
      <w:r w:rsidRPr="004047FC">
        <w:rPr>
          <w:rFonts w:hint="eastAsia"/>
        </w:rPr>
        <w:t>的</w:t>
      </w:r>
      <w:r w:rsidRPr="004047FC">
        <w:t>flv.js</w:t>
      </w:r>
      <w:r w:rsidRPr="004047FC">
        <w:rPr>
          <w:rFonts w:hint="eastAsia"/>
        </w:rPr>
        <w:t>，</w:t>
      </w:r>
      <w:r w:rsidRPr="004047FC">
        <w:t>还有项目核心</w:t>
      </w:r>
      <w:r w:rsidRPr="004047FC">
        <w:t>js</w:t>
      </w:r>
      <w:r w:rsidRPr="004047FC">
        <w:t>框架</w:t>
      </w:r>
      <w:r w:rsidRPr="004047FC">
        <w:t>Vue</w:t>
      </w:r>
      <w:r w:rsidRPr="004047FC">
        <w:t>，以及用来</w:t>
      </w:r>
      <w:r w:rsidRPr="004047FC">
        <w:rPr>
          <w:rFonts w:hint="eastAsia"/>
        </w:rPr>
        <w:t>路由</w:t>
      </w:r>
      <w:r w:rsidRPr="004047FC">
        <w:t>跳转的</w:t>
      </w:r>
      <w:r w:rsidRPr="004047FC">
        <w:t>vue-router</w:t>
      </w:r>
      <w:r w:rsidRPr="004047FC">
        <w:rPr>
          <w:rFonts w:hint="eastAsia"/>
        </w:rPr>
        <w:t>等等</w:t>
      </w:r>
      <w:r w:rsidRPr="004047FC">
        <w:t>，</w:t>
      </w:r>
      <w:r w:rsidRPr="004047FC">
        <w:rPr>
          <w:rFonts w:hint="eastAsia"/>
        </w:rPr>
        <w:t>Web</w:t>
      </w:r>
      <w:r w:rsidRPr="004047FC">
        <w:rPr>
          <w:rFonts w:hint="eastAsia"/>
        </w:rPr>
        <w:t>前端配置具体依赖如下所示。</w:t>
      </w:r>
    </w:p>
    <w:tbl>
      <w:tblPr>
        <w:tblStyle w:val="a4"/>
        <w:tblW w:w="0" w:type="auto"/>
        <w:tblLook w:val="04A0" w:firstRow="1" w:lastRow="0" w:firstColumn="1" w:lastColumn="0" w:noHBand="0" w:noVBand="1"/>
      </w:tblPr>
      <w:tblGrid>
        <w:gridCol w:w="8522"/>
      </w:tblGrid>
      <w:tr w:rsidR="0047503A" w:rsidRPr="004047FC" w14:paraId="7325A446" w14:textId="77777777">
        <w:tc>
          <w:tcPr>
            <w:tcW w:w="8522" w:type="dxa"/>
          </w:tcPr>
          <w:p w14:paraId="71C84E2E" w14:textId="77777777" w:rsidR="0047503A" w:rsidRPr="004047FC" w:rsidRDefault="004047FC">
            <w:r w:rsidRPr="004047FC">
              <w:t>"dependencies": {</w:t>
            </w:r>
          </w:p>
          <w:p w14:paraId="2C6C2496" w14:textId="77777777" w:rsidR="0047503A" w:rsidRPr="004047FC" w:rsidRDefault="004047FC">
            <w:pPr>
              <w:ind w:firstLine="420"/>
            </w:pPr>
            <w:r w:rsidRPr="004047FC">
              <w:t>"@babel/core": "^7</w:t>
            </w:r>
            <w:r w:rsidRPr="004047FC">
              <w:rPr>
                <w:rFonts w:hint="eastAsia"/>
              </w:rPr>
              <w:t>.</w:t>
            </w:r>
            <w:r w:rsidRPr="004047FC">
              <w:t>10</w:t>
            </w:r>
            <w:r w:rsidRPr="004047FC">
              <w:rPr>
                <w:rFonts w:hint="eastAsia"/>
              </w:rPr>
              <w:t>.</w:t>
            </w:r>
            <w:r w:rsidRPr="004047FC">
              <w:t>3"</w:t>
            </w:r>
            <w:r w:rsidRPr="004047FC">
              <w:rPr>
                <w:rFonts w:hint="eastAsia"/>
              </w:rPr>
              <w:t>，</w:t>
            </w:r>
          </w:p>
          <w:p w14:paraId="4BC45B4B" w14:textId="77777777" w:rsidR="0047503A" w:rsidRPr="004047FC" w:rsidRDefault="004047FC">
            <w:pPr>
              <w:ind w:firstLine="420"/>
            </w:pPr>
            <w:r w:rsidRPr="004047FC">
              <w:t>"@babel/preset-env": "^7</w:t>
            </w:r>
            <w:r w:rsidRPr="004047FC">
              <w:rPr>
                <w:rFonts w:hint="eastAsia"/>
              </w:rPr>
              <w:t>.</w:t>
            </w:r>
            <w:r w:rsidRPr="004047FC">
              <w:t>10</w:t>
            </w:r>
            <w:r w:rsidRPr="004047FC">
              <w:rPr>
                <w:rFonts w:hint="eastAsia"/>
              </w:rPr>
              <w:t>.</w:t>
            </w:r>
            <w:r w:rsidRPr="004047FC">
              <w:t>3"</w:t>
            </w:r>
            <w:r w:rsidRPr="004047FC">
              <w:rPr>
                <w:rFonts w:hint="eastAsia"/>
              </w:rPr>
              <w:t>，</w:t>
            </w:r>
          </w:p>
          <w:p w14:paraId="46EF2D0E" w14:textId="77777777" w:rsidR="0047503A" w:rsidRPr="004047FC" w:rsidRDefault="004047FC">
            <w:pPr>
              <w:ind w:firstLine="420"/>
            </w:pPr>
            <w:r w:rsidRPr="004047FC">
              <w:t>"axios": "^0</w:t>
            </w:r>
            <w:r w:rsidRPr="004047FC">
              <w:rPr>
                <w:rFonts w:hint="eastAsia"/>
              </w:rPr>
              <w:t>.</w:t>
            </w:r>
            <w:r w:rsidRPr="004047FC">
              <w:t>19</w:t>
            </w:r>
            <w:r w:rsidRPr="004047FC">
              <w:rPr>
                <w:rFonts w:hint="eastAsia"/>
              </w:rPr>
              <w:t>.</w:t>
            </w:r>
            <w:r w:rsidRPr="004047FC">
              <w:t>2"</w:t>
            </w:r>
            <w:r w:rsidRPr="004047FC">
              <w:rPr>
                <w:rFonts w:hint="eastAsia"/>
              </w:rPr>
              <w:t>，</w:t>
            </w:r>
          </w:p>
          <w:p w14:paraId="60A03FA3" w14:textId="77777777" w:rsidR="0047503A" w:rsidRPr="004047FC" w:rsidRDefault="004047FC">
            <w:pPr>
              <w:ind w:firstLine="420"/>
            </w:pPr>
            <w:r w:rsidRPr="004047FC">
              <w:t>"core-js": "^3</w:t>
            </w:r>
            <w:r w:rsidRPr="004047FC">
              <w:rPr>
                <w:rFonts w:hint="eastAsia"/>
              </w:rPr>
              <w:t>.</w:t>
            </w:r>
            <w:r w:rsidRPr="004047FC">
              <w:t>6</w:t>
            </w:r>
            <w:r w:rsidRPr="004047FC">
              <w:rPr>
                <w:rFonts w:hint="eastAsia"/>
              </w:rPr>
              <w:t>.</w:t>
            </w:r>
            <w:r w:rsidRPr="004047FC">
              <w:t>4"</w:t>
            </w:r>
            <w:r w:rsidRPr="004047FC">
              <w:rPr>
                <w:rFonts w:hint="eastAsia"/>
              </w:rPr>
              <w:t>，</w:t>
            </w:r>
          </w:p>
          <w:p w14:paraId="7EB629FA" w14:textId="77777777" w:rsidR="0047503A" w:rsidRPr="004047FC" w:rsidRDefault="004047FC">
            <w:pPr>
              <w:ind w:firstLine="420"/>
            </w:pPr>
            <w:r w:rsidRPr="004047FC">
              <w:t>"element-ui": "^2</w:t>
            </w:r>
            <w:r w:rsidRPr="004047FC">
              <w:rPr>
                <w:rFonts w:hint="eastAsia"/>
              </w:rPr>
              <w:t>.</w:t>
            </w:r>
            <w:r w:rsidRPr="004047FC">
              <w:t>4</w:t>
            </w:r>
            <w:r w:rsidRPr="004047FC">
              <w:rPr>
                <w:rFonts w:hint="eastAsia"/>
              </w:rPr>
              <w:t>.</w:t>
            </w:r>
            <w:r w:rsidRPr="004047FC">
              <w:t>5"</w:t>
            </w:r>
            <w:r w:rsidRPr="004047FC">
              <w:rPr>
                <w:rFonts w:hint="eastAsia"/>
              </w:rPr>
              <w:t>，</w:t>
            </w:r>
          </w:p>
          <w:p w14:paraId="2D754CE3" w14:textId="77777777" w:rsidR="0047503A" w:rsidRPr="004047FC" w:rsidRDefault="004047FC">
            <w:pPr>
              <w:ind w:firstLine="420"/>
            </w:pPr>
            <w:r w:rsidRPr="004047FC">
              <w:t>"flv</w:t>
            </w:r>
            <w:r w:rsidRPr="004047FC">
              <w:rPr>
                <w:rFonts w:hint="eastAsia"/>
              </w:rPr>
              <w:t>.</w:t>
            </w:r>
            <w:r w:rsidRPr="004047FC">
              <w:t>js": "^1</w:t>
            </w:r>
            <w:r w:rsidRPr="004047FC">
              <w:rPr>
                <w:rFonts w:hint="eastAsia"/>
              </w:rPr>
              <w:t>.</w:t>
            </w:r>
            <w:r w:rsidRPr="004047FC">
              <w:t>5</w:t>
            </w:r>
            <w:r w:rsidRPr="004047FC">
              <w:rPr>
                <w:rFonts w:hint="eastAsia"/>
              </w:rPr>
              <w:t>.</w:t>
            </w:r>
            <w:r w:rsidRPr="004047FC">
              <w:t>0"</w:t>
            </w:r>
            <w:r w:rsidRPr="004047FC">
              <w:rPr>
                <w:rFonts w:hint="eastAsia"/>
              </w:rPr>
              <w:t>，</w:t>
            </w:r>
          </w:p>
          <w:p w14:paraId="08137E0E" w14:textId="77777777" w:rsidR="0047503A" w:rsidRPr="004047FC" w:rsidRDefault="004047FC">
            <w:pPr>
              <w:ind w:firstLine="420"/>
            </w:pPr>
            <w:r w:rsidRPr="004047FC">
              <w:t>"video</w:t>
            </w:r>
            <w:r w:rsidRPr="004047FC">
              <w:rPr>
                <w:rFonts w:hint="eastAsia"/>
              </w:rPr>
              <w:t>.</w:t>
            </w:r>
            <w:r w:rsidRPr="004047FC">
              <w:t>js": "^7</w:t>
            </w:r>
            <w:r w:rsidRPr="004047FC">
              <w:rPr>
                <w:rFonts w:hint="eastAsia"/>
              </w:rPr>
              <w:t>.</w:t>
            </w:r>
            <w:r w:rsidRPr="004047FC">
              <w:t>6</w:t>
            </w:r>
            <w:r w:rsidRPr="004047FC">
              <w:rPr>
                <w:rFonts w:hint="eastAsia"/>
              </w:rPr>
              <w:t>.</w:t>
            </w:r>
            <w:r w:rsidRPr="004047FC">
              <w:t>6"</w:t>
            </w:r>
            <w:r w:rsidRPr="004047FC">
              <w:rPr>
                <w:rFonts w:hint="eastAsia"/>
              </w:rPr>
              <w:t>，</w:t>
            </w:r>
          </w:p>
          <w:p w14:paraId="6ED78D8A" w14:textId="77777777" w:rsidR="0047503A" w:rsidRPr="004047FC" w:rsidRDefault="004047FC">
            <w:pPr>
              <w:ind w:firstLine="420"/>
            </w:pPr>
            <w:r w:rsidRPr="004047FC">
              <w:t>"videojs-flash": "^2</w:t>
            </w:r>
            <w:r w:rsidRPr="004047FC">
              <w:rPr>
                <w:rFonts w:hint="eastAsia"/>
              </w:rPr>
              <w:t>.</w:t>
            </w:r>
            <w:r w:rsidRPr="004047FC">
              <w:t>2</w:t>
            </w:r>
            <w:r w:rsidRPr="004047FC">
              <w:rPr>
                <w:rFonts w:hint="eastAsia"/>
              </w:rPr>
              <w:t>.</w:t>
            </w:r>
            <w:r w:rsidRPr="004047FC">
              <w:t>1"</w:t>
            </w:r>
            <w:r w:rsidRPr="004047FC">
              <w:rPr>
                <w:rFonts w:hint="eastAsia"/>
              </w:rPr>
              <w:t>，</w:t>
            </w:r>
          </w:p>
          <w:p w14:paraId="5E5DD8A6" w14:textId="77777777" w:rsidR="0047503A" w:rsidRPr="004047FC" w:rsidRDefault="004047FC">
            <w:pPr>
              <w:ind w:firstLine="420"/>
            </w:pPr>
            <w:r w:rsidRPr="004047FC">
              <w:t>"vue": "^2</w:t>
            </w:r>
            <w:r w:rsidRPr="004047FC">
              <w:rPr>
                <w:rFonts w:hint="eastAsia"/>
              </w:rPr>
              <w:t>.</w:t>
            </w:r>
            <w:r w:rsidRPr="004047FC">
              <w:t>6</w:t>
            </w:r>
            <w:r w:rsidRPr="004047FC">
              <w:rPr>
                <w:rFonts w:hint="eastAsia"/>
              </w:rPr>
              <w:t>.</w:t>
            </w:r>
            <w:r w:rsidRPr="004047FC">
              <w:t>11"</w:t>
            </w:r>
            <w:r w:rsidRPr="004047FC">
              <w:rPr>
                <w:rFonts w:hint="eastAsia"/>
              </w:rPr>
              <w:t>，</w:t>
            </w:r>
          </w:p>
          <w:p w14:paraId="514D3956" w14:textId="77777777" w:rsidR="0047503A" w:rsidRPr="004047FC" w:rsidRDefault="004047FC">
            <w:pPr>
              <w:ind w:firstLine="420"/>
            </w:pPr>
            <w:r w:rsidRPr="004047FC">
              <w:t>"vue-baidu-map": "^0</w:t>
            </w:r>
            <w:r w:rsidRPr="004047FC">
              <w:rPr>
                <w:rFonts w:hint="eastAsia"/>
              </w:rPr>
              <w:t>.</w:t>
            </w:r>
            <w:r w:rsidRPr="004047FC">
              <w:t>21</w:t>
            </w:r>
            <w:r w:rsidRPr="004047FC">
              <w:rPr>
                <w:rFonts w:hint="eastAsia"/>
              </w:rPr>
              <w:t>.</w:t>
            </w:r>
            <w:r w:rsidRPr="004047FC">
              <w:t>22"</w:t>
            </w:r>
            <w:r w:rsidRPr="004047FC">
              <w:rPr>
                <w:rFonts w:hint="eastAsia"/>
              </w:rPr>
              <w:t>，</w:t>
            </w:r>
          </w:p>
          <w:p w14:paraId="1A9D7AB3" w14:textId="77777777" w:rsidR="0047503A" w:rsidRPr="004047FC" w:rsidRDefault="004047FC">
            <w:pPr>
              <w:ind w:firstLine="420"/>
            </w:pPr>
            <w:r w:rsidRPr="004047FC">
              <w:t>"vue-router": "^3</w:t>
            </w:r>
            <w:r w:rsidRPr="004047FC">
              <w:rPr>
                <w:rFonts w:hint="eastAsia"/>
              </w:rPr>
              <w:t>.</w:t>
            </w:r>
            <w:r w:rsidRPr="004047FC">
              <w:t>1</w:t>
            </w:r>
            <w:r w:rsidRPr="004047FC">
              <w:rPr>
                <w:rFonts w:hint="eastAsia"/>
              </w:rPr>
              <w:t>.</w:t>
            </w:r>
            <w:r w:rsidRPr="004047FC">
              <w:t>5"</w:t>
            </w:r>
            <w:r w:rsidRPr="004047FC">
              <w:rPr>
                <w:rFonts w:hint="eastAsia"/>
              </w:rPr>
              <w:t>，</w:t>
            </w:r>
          </w:p>
          <w:p w14:paraId="2678F26E" w14:textId="77777777" w:rsidR="0047503A" w:rsidRPr="004047FC" w:rsidRDefault="004047FC">
            <w:pPr>
              <w:ind w:firstLine="420"/>
            </w:pPr>
            <w:r w:rsidRPr="004047FC">
              <w:t>"vuedraggable": "^2</w:t>
            </w:r>
            <w:r w:rsidRPr="004047FC">
              <w:rPr>
                <w:rFonts w:hint="eastAsia"/>
              </w:rPr>
              <w:t>.</w:t>
            </w:r>
            <w:r w:rsidRPr="004047FC">
              <w:t>23</w:t>
            </w:r>
            <w:r w:rsidRPr="004047FC">
              <w:rPr>
                <w:rFonts w:hint="eastAsia"/>
              </w:rPr>
              <w:t>.</w:t>
            </w:r>
            <w:r w:rsidRPr="004047FC">
              <w:t>2"</w:t>
            </w:r>
            <w:r w:rsidRPr="004047FC">
              <w:rPr>
                <w:rFonts w:hint="eastAsia"/>
              </w:rPr>
              <w:t>，</w:t>
            </w:r>
          </w:p>
          <w:p w14:paraId="08F931CB" w14:textId="77777777" w:rsidR="0047503A" w:rsidRPr="004047FC" w:rsidRDefault="004047FC">
            <w:pPr>
              <w:ind w:firstLine="420"/>
            </w:pPr>
            <w:r w:rsidRPr="004047FC">
              <w:t xml:space="preserve"> "vuex": "^3</w:t>
            </w:r>
            <w:r w:rsidRPr="004047FC">
              <w:rPr>
                <w:rFonts w:hint="eastAsia"/>
              </w:rPr>
              <w:t>.</w:t>
            </w:r>
            <w:r w:rsidRPr="004047FC">
              <w:t>1</w:t>
            </w:r>
            <w:r w:rsidRPr="004047FC">
              <w:rPr>
                <w:rFonts w:hint="eastAsia"/>
              </w:rPr>
              <w:t>.</w:t>
            </w:r>
            <w:r w:rsidRPr="004047FC">
              <w:t>2"</w:t>
            </w:r>
          </w:p>
          <w:p w14:paraId="5AF7E554" w14:textId="77777777" w:rsidR="0047503A" w:rsidRPr="004047FC" w:rsidRDefault="004047FC">
            <w:r w:rsidRPr="004047FC">
              <w:t>}</w:t>
            </w:r>
          </w:p>
        </w:tc>
      </w:tr>
    </w:tbl>
    <w:p w14:paraId="061C0CB1" w14:textId="77777777" w:rsidR="0047503A" w:rsidRPr="004047FC" w:rsidRDefault="004047FC">
      <w:pPr>
        <w:ind w:firstLine="420"/>
      </w:pPr>
      <w:r w:rsidRPr="004047FC">
        <w:rPr>
          <w:rFonts w:hint="eastAsia"/>
        </w:rPr>
        <w:t>接下来</w:t>
      </w:r>
      <w:r w:rsidRPr="004047FC">
        <w:rPr>
          <w:rFonts w:hint="eastAsia"/>
        </w:rPr>
        <w:t>Web</w:t>
      </w:r>
      <w:r w:rsidRPr="004047FC">
        <w:rPr>
          <w:rFonts w:hint="eastAsia"/>
        </w:rPr>
        <w:t>前端项目中的配置文件采用了多环境配置，将生产环境和开发环境相分离，提高开发效率。首先需要在</w:t>
      </w:r>
      <w:r w:rsidRPr="004047FC">
        <w:rPr>
          <w:rFonts w:hint="eastAsia"/>
        </w:rPr>
        <w:t>package.json</w:t>
      </w:r>
      <w:r w:rsidRPr="004047FC">
        <w:rPr>
          <w:rFonts w:hint="eastAsia"/>
        </w:rPr>
        <w:t>中指明命令和配置文件的映射关系，这里我们配置了</w:t>
      </w:r>
      <w:r w:rsidRPr="004047FC">
        <w:rPr>
          <w:rFonts w:hint="eastAsia"/>
        </w:rPr>
        <w:t>dev</w:t>
      </w:r>
      <w:r w:rsidRPr="004047FC">
        <w:rPr>
          <w:rFonts w:hint="eastAsia"/>
        </w:rPr>
        <w:t>开发环境和</w:t>
      </w:r>
      <w:r w:rsidRPr="004047FC">
        <w:rPr>
          <w:rFonts w:hint="eastAsia"/>
        </w:rPr>
        <w:t>prod</w:t>
      </w:r>
      <w:r w:rsidRPr="004047FC">
        <w:rPr>
          <w:rFonts w:hint="eastAsia"/>
        </w:rPr>
        <w:t>生产环境，具体命令</w:t>
      </w:r>
      <w:r w:rsidRPr="004047FC">
        <w:t>映射代码</w:t>
      </w:r>
      <w:r w:rsidRPr="004047FC">
        <w:rPr>
          <w:rFonts w:hint="eastAsia"/>
        </w:rPr>
        <w:t>如下所示。</w:t>
      </w:r>
    </w:p>
    <w:tbl>
      <w:tblPr>
        <w:tblStyle w:val="a4"/>
        <w:tblW w:w="0" w:type="auto"/>
        <w:tblLook w:val="04A0" w:firstRow="1" w:lastRow="0" w:firstColumn="1" w:lastColumn="0" w:noHBand="0" w:noVBand="1"/>
      </w:tblPr>
      <w:tblGrid>
        <w:gridCol w:w="8522"/>
      </w:tblGrid>
      <w:tr w:rsidR="0047503A" w:rsidRPr="004047FC" w14:paraId="5852FDB8" w14:textId="77777777">
        <w:tc>
          <w:tcPr>
            <w:tcW w:w="8522" w:type="dxa"/>
          </w:tcPr>
          <w:p w14:paraId="7D1F8E21" w14:textId="77777777" w:rsidR="0047503A" w:rsidRPr="004047FC" w:rsidRDefault="004047FC">
            <w:r w:rsidRPr="004047FC">
              <w:t xml:space="preserve">  "scripts": {</w:t>
            </w:r>
          </w:p>
          <w:p w14:paraId="3E9C9228" w14:textId="77777777" w:rsidR="0047503A" w:rsidRPr="004047FC" w:rsidRDefault="004047FC">
            <w:r w:rsidRPr="004047FC">
              <w:t xml:space="preserve">    "serve": "vue-cli-service serve"</w:t>
            </w:r>
            <w:r w:rsidRPr="004047FC">
              <w:rPr>
                <w:rFonts w:hint="eastAsia"/>
              </w:rPr>
              <w:t>，</w:t>
            </w:r>
          </w:p>
          <w:p w14:paraId="179FE046" w14:textId="77777777" w:rsidR="0047503A" w:rsidRPr="004047FC" w:rsidRDefault="004047FC">
            <w:r w:rsidRPr="004047FC">
              <w:t xml:space="preserve">    "build": "vue-cli-service build"</w:t>
            </w:r>
            <w:r w:rsidRPr="004047FC">
              <w:rPr>
                <w:rFonts w:hint="eastAsia"/>
              </w:rPr>
              <w:t>，</w:t>
            </w:r>
          </w:p>
          <w:p w14:paraId="6B6BABCD" w14:textId="77777777" w:rsidR="0047503A" w:rsidRPr="004047FC" w:rsidRDefault="004047FC">
            <w:r w:rsidRPr="004047FC">
              <w:t xml:space="preserve">    "lint": "vue-cli-service lint"</w:t>
            </w:r>
            <w:r w:rsidRPr="004047FC">
              <w:rPr>
                <w:rFonts w:hint="eastAsia"/>
              </w:rPr>
              <w:t>，</w:t>
            </w:r>
          </w:p>
          <w:p w14:paraId="1CAAD787" w14:textId="77777777" w:rsidR="0047503A" w:rsidRPr="004047FC" w:rsidRDefault="004047FC">
            <w:r w:rsidRPr="004047FC">
              <w:lastRenderedPageBreak/>
              <w:t xml:space="preserve">    "dev": "vue-cli-service serve --mode dev"</w:t>
            </w:r>
            <w:r w:rsidRPr="004047FC">
              <w:rPr>
                <w:rFonts w:hint="eastAsia"/>
              </w:rPr>
              <w:t>，</w:t>
            </w:r>
          </w:p>
          <w:p w14:paraId="611B19DA" w14:textId="77777777" w:rsidR="0047503A" w:rsidRPr="004047FC" w:rsidRDefault="004047FC">
            <w:r w:rsidRPr="004047FC">
              <w:t xml:space="preserve">    "prod": "vue-cli-service serve --mode prod"</w:t>
            </w:r>
            <w:r w:rsidRPr="004047FC">
              <w:rPr>
                <w:rFonts w:hint="eastAsia"/>
              </w:rPr>
              <w:t>，</w:t>
            </w:r>
          </w:p>
          <w:p w14:paraId="67BBA8CB" w14:textId="77777777" w:rsidR="0047503A" w:rsidRPr="004047FC" w:rsidRDefault="004047FC">
            <w:r w:rsidRPr="004047FC">
              <w:t xml:space="preserve">    "build:dev": "vue-cli-service build --modev dev"</w:t>
            </w:r>
            <w:r w:rsidRPr="004047FC">
              <w:rPr>
                <w:rFonts w:hint="eastAsia"/>
              </w:rPr>
              <w:t>，</w:t>
            </w:r>
          </w:p>
          <w:p w14:paraId="25476377" w14:textId="77777777" w:rsidR="0047503A" w:rsidRPr="004047FC" w:rsidRDefault="004047FC">
            <w:r w:rsidRPr="004047FC">
              <w:t xml:space="preserve">    "build:prod": "vue-cli-service build --modev prod"</w:t>
            </w:r>
          </w:p>
          <w:p w14:paraId="3EBF9F67" w14:textId="77777777" w:rsidR="0047503A" w:rsidRPr="004047FC" w:rsidRDefault="004047FC">
            <w:r w:rsidRPr="004047FC">
              <w:t xml:space="preserve">  }</w:t>
            </w:r>
          </w:p>
        </w:tc>
      </w:tr>
    </w:tbl>
    <w:p w14:paraId="02DC6ABE" w14:textId="77777777" w:rsidR="0047503A" w:rsidRPr="004047FC" w:rsidRDefault="0047503A"/>
    <w:p w14:paraId="5CF7A7E7" w14:textId="77777777" w:rsidR="0047503A" w:rsidRPr="004047FC" w:rsidRDefault="004047FC">
      <w:pPr>
        <w:numPr>
          <w:ilvl w:val="0"/>
          <w:numId w:val="15"/>
        </w:numPr>
      </w:pPr>
      <w:r w:rsidRPr="004047FC">
        <w:rPr>
          <w:rFonts w:hint="eastAsia"/>
        </w:rPr>
        <w:t>服务器端</w:t>
      </w:r>
    </w:p>
    <w:p w14:paraId="23F1418F" w14:textId="77777777" w:rsidR="0047503A" w:rsidRPr="004047FC" w:rsidRDefault="004047FC">
      <w:pPr>
        <w:ind w:firstLine="420"/>
      </w:pPr>
      <w:r w:rsidRPr="004047FC">
        <w:rPr>
          <w:rFonts w:hint="eastAsia"/>
        </w:rPr>
        <w:t>下面介绍本文系统搭建服务器端开发环境的具体步骤。</w:t>
      </w:r>
      <w:r w:rsidRPr="004047FC">
        <w:rPr>
          <w:rFonts w:hint="eastAsia"/>
        </w:rPr>
        <w:t>Spring Boot</w:t>
      </w:r>
      <w:r w:rsidRPr="004047FC">
        <w:rPr>
          <w:rFonts w:hint="eastAsia"/>
        </w:rPr>
        <w:t>基本的开发环境可以由</w:t>
      </w:r>
      <w:r w:rsidRPr="004047FC">
        <w:rPr>
          <w:rFonts w:hint="eastAsia"/>
        </w:rPr>
        <w:t>IDEA</w:t>
      </w:r>
      <w:r w:rsidRPr="004047FC">
        <w:rPr>
          <w:rFonts w:hint="eastAsia"/>
        </w:rPr>
        <w:t>编辑器来搭建实现，项目中所需要的依赖库由</w:t>
      </w:r>
      <w:r w:rsidRPr="004047FC">
        <w:rPr>
          <w:rFonts w:hint="eastAsia"/>
        </w:rPr>
        <w:t>Maven</w:t>
      </w:r>
      <w:r w:rsidRPr="004047FC">
        <w:rPr>
          <w:rFonts w:hint="eastAsia"/>
        </w:rPr>
        <w:t>来管理，</w:t>
      </w:r>
      <w:r w:rsidRPr="004047FC">
        <w:rPr>
          <w:rFonts w:hint="eastAsia"/>
        </w:rPr>
        <w:t>Maven</w:t>
      </w:r>
      <w:r w:rsidRPr="004047FC">
        <w:rPr>
          <w:rFonts w:hint="eastAsia"/>
        </w:rPr>
        <w:t>是一个优秀的项目管理工具，通过</w:t>
      </w:r>
      <w:r w:rsidRPr="004047FC">
        <w:rPr>
          <w:rFonts w:hint="eastAsia"/>
        </w:rPr>
        <w:t>pom.xml</w:t>
      </w:r>
      <w:r w:rsidRPr="004047FC">
        <w:rPr>
          <w:rFonts w:hint="eastAsia"/>
        </w:rPr>
        <w:t>文件来管理项目依赖，我们可以在构建项目初期通过</w:t>
      </w:r>
      <w:r w:rsidRPr="004047FC">
        <w:rPr>
          <w:rFonts w:hint="eastAsia"/>
        </w:rPr>
        <w:t>IDEA</w:t>
      </w:r>
      <w:r w:rsidRPr="004047FC">
        <w:rPr>
          <w:rFonts w:hint="eastAsia"/>
        </w:rPr>
        <w:t>来勾选项目中所需要使用的各种库依赖，也可以在</w:t>
      </w:r>
      <w:r w:rsidRPr="004047FC">
        <w:rPr>
          <w:rFonts w:hint="eastAsia"/>
        </w:rPr>
        <w:t>pom.xml</w:t>
      </w:r>
      <w:r w:rsidRPr="004047FC">
        <w:rPr>
          <w:rFonts w:hint="eastAsia"/>
        </w:rPr>
        <w:t>文件中手动添加依赖库。此外，通过配置</w:t>
      </w:r>
      <w:r w:rsidRPr="004047FC">
        <w:rPr>
          <w:rFonts w:hint="eastAsia"/>
        </w:rPr>
        <w:t>YML</w:t>
      </w:r>
      <w:r w:rsidRPr="004047FC">
        <w:rPr>
          <w:rFonts w:hint="eastAsia"/>
        </w:rPr>
        <w:t>格式的配置文件，来配置项目中所需要的各种数据，结合多配置文件来在不同的环境中配置不同的参数来便捷的切换配置数据。</w:t>
      </w:r>
    </w:p>
    <w:p w14:paraId="796CBFFF" w14:textId="77777777" w:rsidR="0047503A" w:rsidRPr="004047FC" w:rsidRDefault="004047FC">
      <w:pPr>
        <w:ind w:firstLine="420"/>
      </w:pPr>
      <w:r w:rsidRPr="004047FC">
        <w:rPr>
          <w:rFonts w:hint="eastAsia"/>
        </w:rPr>
        <w:t>Spring Boot</w:t>
      </w:r>
      <w:r w:rsidRPr="004047FC">
        <w:rPr>
          <w:rFonts w:hint="eastAsia"/>
        </w:rPr>
        <w:t>有约定大于配置的特点，简化了很多繁琐的配置，所以由</w:t>
      </w:r>
      <w:r w:rsidRPr="004047FC">
        <w:rPr>
          <w:rFonts w:hint="eastAsia"/>
        </w:rPr>
        <w:t>Spring Boot</w:t>
      </w:r>
      <w:r w:rsidRPr="004047FC">
        <w:rPr>
          <w:rFonts w:hint="eastAsia"/>
        </w:rPr>
        <w:t>官方和其他第三方开源了很多的</w:t>
      </w:r>
      <w:r w:rsidRPr="004047FC">
        <w:rPr>
          <w:rFonts w:hint="eastAsia"/>
        </w:rPr>
        <w:t>Spring Boot Starter</w:t>
      </w:r>
      <w:r w:rsidRPr="004047FC">
        <w:rPr>
          <w:rFonts w:hint="eastAsia"/>
        </w:rPr>
        <w:t>包可以快速搭建出一个项目的脚手架。这些</w:t>
      </w:r>
      <w:r w:rsidRPr="004047FC">
        <w:rPr>
          <w:rFonts w:hint="eastAsia"/>
        </w:rPr>
        <w:t>Starters</w:t>
      </w:r>
      <w:r w:rsidRPr="004047FC">
        <w:rPr>
          <w:rFonts w:hint="eastAsia"/>
        </w:rPr>
        <w:t>作为</w:t>
      </w:r>
      <w:r w:rsidRPr="004047FC">
        <w:rPr>
          <w:rFonts w:hint="eastAsia"/>
        </w:rPr>
        <w:t>Spring</w:t>
      </w:r>
      <w:r w:rsidRPr="004047FC">
        <w:rPr>
          <w:rFonts w:hint="eastAsia"/>
        </w:rPr>
        <w:t>相关技术的引导过程，我们不再需要担心它们之间的依赖关系，它们将由</w:t>
      </w:r>
      <w:r w:rsidRPr="004047FC">
        <w:rPr>
          <w:rFonts w:hint="eastAsia"/>
        </w:rPr>
        <w:t>Spring Boot Starters</w:t>
      </w:r>
      <w:r w:rsidRPr="004047FC">
        <w:rPr>
          <w:rFonts w:hint="eastAsia"/>
        </w:rPr>
        <w:t>自动管理。</w:t>
      </w:r>
      <w:r w:rsidRPr="004047FC">
        <w:rPr>
          <w:rFonts w:hint="eastAsia"/>
        </w:rPr>
        <w:t>Starters</w:t>
      </w:r>
      <w:r w:rsidRPr="004047FC">
        <w:rPr>
          <w:rFonts w:hint="eastAsia"/>
        </w:rPr>
        <w:t>包含了许多你需要的依赖项，以使项目快速启动和运行，并且具有一致的、被支持的一组管理传递依赖项。在</w:t>
      </w:r>
      <w:r w:rsidRPr="004047FC">
        <w:rPr>
          <w:rFonts w:hint="eastAsia"/>
        </w:rPr>
        <w:t>Maven</w:t>
      </w:r>
      <w:r w:rsidRPr="004047FC">
        <w:rPr>
          <w:rFonts w:hint="eastAsia"/>
        </w:rPr>
        <w:t>中配置</w:t>
      </w:r>
      <w:r w:rsidRPr="004047FC">
        <w:rPr>
          <w:rFonts w:hint="eastAsia"/>
        </w:rPr>
        <w:t>Spring Boot</w:t>
      </w:r>
      <w:r w:rsidRPr="004047FC">
        <w:rPr>
          <w:rFonts w:hint="eastAsia"/>
        </w:rPr>
        <w:t>的代码如下所示。</w:t>
      </w:r>
    </w:p>
    <w:tbl>
      <w:tblPr>
        <w:tblStyle w:val="a4"/>
        <w:tblW w:w="0" w:type="auto"/>
        <w:tblLook w:val="04A0" w:firstRow="1" w:lastRow="0" w:firstColumn="1" w:lastColumn="0" w:noHBand="0" w:noVBand="1"/>
      </w:tblPr>
      <w:tblGrid>
        <w:gridCol w:w="8522"/>
      </w:tblGrid>
      <w:tr w:rsidR="0047503A" w:rsidRPr="004047FC" w14:paraId="6C46F93D" w14:textId="77777777">
        <w:tc>
          <w:tcPr>
            <w:tcW w:w="8522" w:type="dxa"/>
          </w:tcPr>
          <w:p w14:paraId="5C0E8A8D" w14:textId="77777777" w:rsidR="0047503A" w:rsidRPr="004047FC" w:rsidRDefault="004047FC">
            <w:pPr>
              <w:ind w:firstLineChars="200" w:firstLine="420"/>
            </w:pPr>
            <w:r w:rsidRPr="004047FC">
              <w:rPr>
                <w:rFonts w:hint="eastAsia"/>
              </w:rPr>
              <w:t>&lt;parent&gt;</w:t>
            </w:r>
          </w:p>
          <w:p w14:paraId="34E6393C" w14:textId="77777777" w:rsidR="0047503A" w:rsidRPr="004047FC" w:rsidRDefault="004047FC">
            <w:r w:rsidRPr="004047FC">
              <w:rPr>
                <w:rFonts w:hint="eastAsia"/>
              </w:rPr>
              <w:t xml:space="preserve">        &lt;groupId&gt;org.springframework.boot&lt;/groupId&gt;</w:t>
            </w:r>
          </w:p>
          <w:p w14:paraId="7F2E8FDB" w14:textId="77777777" w:rsidR="0047503A" w:rsidRPr="004047FC" w:rsidRDefault="004047FC">
            <w:r w:rsidRPr="004047FC">
              <w:rPr>
                <w:rFonts w:hint="eastAsia"/>
              </w:rPr>
              <w:t xml:space="preserve">        &lt;artifactId&gt;spring-boot-starter-parent&lt;/artifactId&gt;</w:t>
            </w:r>
          </w:p>
          <w:p w14:paraId="3851B554" w14:textId="77777777" w:rsidR="0047503A" w:rsidRPr="004047FC" w:rsidRDefault="004047FC">
            <w:r w:rsidRPr="004047FC">
              <w:rPr>
                <w:rFonts w:hint="eastAsia"/>
              </w:rPr>
              <w:t xml:space="preserve">        &lt;version&gt;2.2.6.RELEASE&lt;/version&gt;</w:t>
            </w:r>
          </w:p>
          <w:p w14:paraId="31A6193B" w14:textId="77777777" w:rsidR="0047503A" w:rsidRPr="004047FC" w:rsidRDefault="004047FC">
            <w:r w:rsidRPr="004047FC">
              <w:rPr>
                <w:rFonts w:hint="eastAsia"/>
              </w:rPr>
              <w:t xml:space="preserve">        &lt;relativePath/&gt; &lt;!-- lookup parent from repository --&gt;</w:t>
            </w:r>
          </w:p>
          <w:p w14:paraId="4C22AB5F" w14:textId="77777777" w:rsidR="0047503A" w:rsidRPr="004047FC" w:rsidRDefault="004047FC">
            <w:r w:rsidRPr="004047FC">
              <w:rPr>
                <w:rFonts w:hint="eastAsia"/>
              </w:rPr>
              <w:t xml:space="preserve">    &lt;/parent&gt;</w:t>
            </w:r>
          </w:p>
          <w:p w14:paraId="69154B87" w14:textId="77777777" w:rsidR="0047503A" w:rsidRPr="004047FC" w:rsidRDefault="004047FC">
            <w:r w:rsidRPr="004047FC">
              <w:rPr>
                <w:rFonts w:hint="eastAsia"/>
              </w:rPr>
              <w:t xml:space="preserve">    &lt;groupId&gt;com.bear&lt;/groupId&gt;</w:t>
            </w:r>
          </w:p>
          <w:p w14:paraId="70FF6916" w14:textId="77777777" w:rsidR="0047503A" w:rsidRPr="004047FC" w:rsidRDefault="004047FC">
            <w:r w:rsidRPr="004047FC">
              <w:rPr>
                <w:rFonts w:hint="eastAsia"/>
              </w:rPr>
              <w:t xml:space="preserve">    &lt;artifactId&gt;bear-springboot&lt;/artifactId&gt;</w:t>
            </w:r>
          </w:p>
          <w:p w14:paraId="116F522D" w14:textId="77777777" w:rsidR="0047503A" w:rsidRPr="004047FC" w:rsidRDefault="004047FC">
            <w:r w:rsidRPr="004047FC">
              <w:rPr>
                <w:rFonts w:hint="eastAsia"/>
              </w:rPr>
              <w:t xml:space="preserve">    &lt;version&gt;0.0.1-SNAPSHOT&lt;/version&gt;</w:t>
            </w:r>
          </w:p>
          <w:p w14:paraId="76B05273" w14:textId="77777777" w:rsidR="0047503A" w:rsidRPr="004047FC" w:rsidRDefault="004047FC">
            <w:r w:rsidRPr="004047FC">
              <w:rPr>
                <w:rFonts w:hint="eastAsia"/>
              </w:rPr>
              <w:t xml:space="preserve">    &lt;name&gt;bear-springboot&lt;/name&gt;</w:t>
            </w:r>
          </w:p>
          <w:p w14:paraId="6557F844" w14:textId="77777777" w:rsidR="0047503A" w:rsidRPr="004047FC" w:rsidRDefault="004047FC">
            <w:r w:rsidRPr="004047FC">
              <w:rPr>
                <w:rFonts w:hint="eastAsia"/>
              </w:rPr>
              <w:t xml:space="preserve">    &lt;description&gt;Demo project for Spring Boot&lt;/description&gt;</w:t>
            </w:r>
          </w:p>
          <w:p w14:paraId="7ADC3785" w14:textId="77777777" w:rsidR="0047503A" w:rsidRPr="004047FC" w:rsidRDefault="0047503A"/>
          <w:p w14:paraId="6D4ADBF4" w14:textId="77777777" w:rsidR="0047503A" w:rsidRPr="004047FC" w:rsidRDefault="004047FC">
            <w:r w:rsidRPr="004047FC">
              <w:rPr>
                <w:rFonts w:hint="eastAsia"/>
              </w:rPr>
              <w:t xml:space="preserve">    &lt;properties&gt;</w:t>
            </w:r>
          </w:p>
          <w:p w14:paraId="6BE51C8B" w14:textId="77777777" w:rsidR="0047503A" w:rsidRPr="004047FC" w:rsidRDefault="004047FC">
            <w:r w:rsidRPr="004047FC">
              <w:rPr>
                <w:rFonts w:hint="eastAsia"/>
              </w:rPr>
              <w:t xml:space="preserve">        &lt;java.version&gt;1.8&lt;/java.version&gt;</w:t>
            </w:r>
          </w:p>
          <w:p w14:paraId="4F84F8E8" w14:textId="77777777" w:rsidR="0047503A" w:rsidRPr="004047FC" w:rsidRDefault="004047FC">
            <w:r w:rsidRPr="004047FC">
              <w:rPr>
                <w:rFonts w:hint="eastAsia"/>
              </w:rPr>
              <w:t xml:space="preserve">        &lt;mybatis-spring-boot-starter.version&gt;2.1.2&lt;/mybatis-spring-boot-starter.version&gt;</w:t>
            </w:r>
          </w:p>
          <w:p w14:paraId="3B4DB23A" w14:textId="77777777" w:rsidR="0047503A" w:rsidRPr="004047FC" w:rsidRDefault="004047FC">
            <w:r w:rsidRPr="004047FC">
              <w:rPr>
                <w:rFonts w:hint="eastAsia"/>
              </w:rPr>
              <w:t xml:space="preserve">        &lt;fastjson.version&gt;1.2.68&lt;/fastjson.version&gt;</w:t>
            </w:r>
          </w:p>
          <w:p w14:paraId="2EBB1BA9" w14:textId="77777777" w:rsidR="0047503A" w:rsidRPr="004047FC" w:rsidRDefault="004047FC">
            <w:r w:rsidRPr="004047FC">
              <w:rPr>
                <w:rFonts w:hint="eastAsia"/>
              </w:rPr>
              <w:t xml:space="preserve">        &lt;hutool-all.version&gt;5.2.3&lt;/hutool-all.version&gt;</w:t>
            </w:r>
          </w:p>
          <w:p w14:paraId="5B20EBE6" w14:textId="77777777" w:rsidR="0047503A" w:rsidRPr="004047FC" w:rsidRDefault="004047FC">
            <w:r w:rsidRPr="004047FC">
              <w:rPr>
                <w:rFonts w:hint="eastAsia"/>
              </w:rPr>
              <w:t xml:space="preserve">        &lt;commons-lang3.version&gt;3.9&lt;/commons-lang3.version&gt;</w:t>
            </w:r>
          </w:p>
          <w:p w14:paraId="1906B7AA" w14:textId="77777777" w:rsidR="0047503A" w:rsidRPr="004047FC" w:rsidRDefault="004047FC">
            <w:r w:rsidRPr="004047FC">
              <w:rPr>
                <w:rFonts w:hint="eastAsia"/>
              </w:rPr>
              <w:t xml:space="preserve">        &lt;pagehelper.spring.boot.starter.version&gt;1.2.5&lt;/pagehelper.spring.boot.starter.version&gt;</w:t>
            </w:r>
          </w:p>
          <w:p w14:paraId="31C0B7D2" w14:textId="77777777" w:rsidR="0047503A" w:rsidRPr="004047FC" w:rsidRDefault="004047FC">
            <w:r w:rsidRPr="004047FC">
              <w:rPr>
                <w:rFonts w:hint="eastAsia"/>
              </w:rPr>
              <w:t xml:space="preserve">        &lt;druid.version&gt;1.1.14&lt;/druid.version&gt;</w:t>
            </w:r>
          </w:p>
          <w:p w14:paraId="4958BC92" w14:textId="77777777" w:rsidR="0047503A" w:rsidRPr="004047FC" w:rsidRDefault="004047FC">
            <w:r w:rsidRPr="004047FC">
              <w:rPr>
                <w:rFonts w:hint="eastAsia"/>
              </w:rPr>
              <w:t xml:space="preserve">    &lt;/properties&gt;</w:t>
            </w:r>
          </w:p>
        </w:tc>
      </w:tr>
    </w:tbl>
    <w:p w14:paraId="79D48EF2" w14:textId="77777777" w:rsidR="0047503A" w:rsidRPr="004047FC" w:rsidRDefault="0047503A"/>
    <w:p w14:paraId="6A7CC86E" w14:textId="77777777" w:rsidR="0047503A" w:rsidRPr="004047FC" w:rsidRDefault="004047FC">
      <w:pPr>
        <w:ind w:firstLine="420"/>
        <w:jc w:val="left"/>
      </w:pPr>
      <w:r w:rsidRPr="004047FC">
        <w:rPr>
          <w:rFonts w:hint="eastAsia"/>
        </w:rPr>
        <w:t>接下来添加项目开发过程中所需要的依赖库，数据库相关的依赖有</w:t>
      </w:r>
      <w:r w:rsidRPr="004047FC">
        <w:rPr>
          <w:rFonts w:hint="eastAsia"/>
        </w:rPr>
        <w:t>jdbc</w:t>
      </w:r>
      <w:r w:rsidRPr="004047FC">
        <w:rPr>
          <w:rFonts w:hint="eastAsia"/>
        </w:rPr>
        <w:t>、</w:t>
      </w:r>
      <w:r w:rsidRPr="004047FC">
        <w:rPr>
          <w:rFonts w:hint="eastAsia"/>
        </w:rPr>
        <w:t>MySQL</w:t>
      </w:r>
      <w:r w:rsidRPr="004047FC">
        <w:rPr>
          <w:rFonts w:hint="eastAsia"/>
        </w:rPr>
        <w:t>、</w:t>
      </w:r>
      <w:r w:rsidRPr="004047FC">
        <w:rPr>
          <w:rFonts w:hint="eastAsia"/>
        </w:rPr>
        <w:t>Mybatis</w:t>
      </w:r>
      <w:r w:rsidRPr="004047FC">
        <w:rPr>
          <w:rFonts w:hint="eastAsia"/>
        </w:rPr>
        <w:t>、</w:t>
      </w:r>
      <w:r w:rsidRPr="004047FC">
        <w:rPr>
          <w:rFonts w:hint="eastAsia"/>
        </w:rPr>
        <w:t>Alibaba</w:t>
      </w:r>
      <w:r w:rsidRPr="004047FC">
        <w:rPr>
          <w:rFonts w:hint="eastAsia"/>
        </w:rPr>
        <w:t>数据库连接池，用于更加便捷的操作数据库和持久化数据。用于</w:t>
      </w:r>
      <w:r w:rsidRPr="004047FC">
        <w:rPr>
          <w:rFonts w:hint="eastAsia"/>
        </w:rPr>
        <w:t>Web</w:t>
      </w:r>
      <w:r w:rsidRPr="004047FC">
        <w:rPr>
          <w:rFonts w:hint="eastAsia"/>
        </w:rPr>
        <w:t>前端和服务器端双向通信的</w:t>
      </w:r>
      <w:r w:rsidRPr="004047FC">
        <w:rPr>
          <w:rFonts w:hint="eastAsia"/>
        </w:rPr>
        <w:t>websocket</w:t>
      </w:r>
      <w:r w:rsidRPr="004047FC">
        <w:rPr>
          <w:rFonts w:hint="eastAsia"/>
        </w:rPr>
        <w:t>依赖，用于日期数据处理的</w:t>
      </w:r>
      <w:r w:rsidRPr="004047FC">
        <w:rPr>
          <w:rFonts w:hint="eastAsia"/>
        </w:rPr>
        <w:t>fastjson</w:t>
      </w:r>
      <w:r w:rsidRPr="004047FC">
        <w:rPr>
          <w:rFonts w:hint="eastAsia"/>
        </w:rPr>
        <w:t>依赖等。具体依赖配</w:t>
      </w:r>
      <w:r w:rsidRPr="004047FC">
        <w:rPr>
          <w:rFonts w:hint="eastAsia"/>
        </w:rPr>
        <w:lastRenderedPageBreak/>
        <w:t>置文件代码如下所示：</w:t>
      </w:r>
    </w:p>
    <w:tbl>
      <w:tblPr>
        <w:tblStyle w:val="a4"/>
        <w:tblW w:w="0" w:type="auto"/>
        <w:tblLook w:val="04A0" w:firstRow="1" w:lastRow="0" w:firstColumn="1" w:lastColumn="0" w:noHBand="0" w:noVBand="1"/>
      </w:tblPr>
      <w:tblGrid>
        <w:gridCol w:w="8522"/>
      </w:tblGrid>
      <w:tr w:rsidR="0047503A" w:rsidRPr="004047FC" w14:paraId="481D6AA6" w14:textId="77777777">
        <w:tc>
          <w:tcPr>
            <w:tcW w:w="8522" w:type="dxa"/>
          </w:tcPr>
          <w:p w14:paraId="5022212A" w14:textId="77777777" w:rsidR="0047503A" w:rsidRPr="004047FC" w:rsidRDefault="004047FC">
            <w:r w:rsidRPr="004047FC">
              <w:t>&lt;dependencies&gt;</w:t>
            </w:r>
          </w:p>
          <w:p w14:paraId="485F361A" w14:textId="77777777" w:rsidR="0047503A" w:rsidRPr="004047FC" w:rsidRDefault="004047FC">
            <w:r w:rsidRPr="004047FC">
              <w:t xml:space="preserve">        &lt;dependency&gt;</w:t>
            </w:r>
          </w:p>
          <w:p w14:paraId="07AB683A" w14:textId="77777777" w:rsidR="0047503A" w:rsidRPr="004047FC" w:rsidRDefault="004047FC">
            <w:r w:rsidRPr="004047FC">
              <w:t xml:space="preserve">            &lt;groupId&gt;com</w:t>
            </w:r>
            <w:r w:rsidRPr="004047FC">
              <w:rPr>
                <w:rFonts w:hint="eastAsia"/>
              </w:rPr>
              <w:t>.</w:t>
            </w:r>
            <w:r w:rsidRPr="004047FC">
              <w:t>alibaba&lt;/groupId&gt;</w:t>
            </w:r>
          </w:p>
          <w:p w14:paraId="55CA384F" w14:textId="77777777" w:rsidR="0047503A" w:rsidRPr="004047FC" w:rsidRDefault="004047FC">
            <w:r w:rsidRPr="004047FC">
              <w:t xml:space="preserve">            &lt;artifactId&gt;druid-spring-boot-starter&lt;/artifactId&gt;</w:t>
            </w:r>
          </w:p>
          <w:p w14:paraId="49DF143A" w14:textId="77777777" w:rsidR="0047503A" w:rsidRPr="004047FC" w:rsidRDefault="004047FC">
            <w:r w:rsidRPr="004047FC">
              <w:t xml:space="preserve">            &lt;version&gt;1</w:t>
            </w:r>
            <w:r w:rsidRPr="004047FC">
              <w:rPr>
                <w:rFonts w:hint="eastAsia"/>
              </w:rPr>
              <w:t>.</w:t>
            </w:r>
            <w:r w:rsidRPr="004047FC">
              <w:t>1</w:t>
            </w:r>
            <w:r w:rsidRPr="004047FC">
              <w:rPr>
                <w:rFonts w:hint="eastAsia"/>
              </w:rPr>
              <w:t>.</w:t>
            </w:r>
            <w:r w:rsidRPr="004047FC">
              <w:t>14&lt;/version&gt;</w:t>
            </w:r>
          </w:p>
          <w:p w14:paraId="0E17D3A2" w14:textId="77777777" w:rsidR="0047503A" w:rsidRPr="004047FC" w:rsidRDefault="004047FC">
            <w:r w:rsidRPr="004047FC">
              <w:t xml:space="preserve">        &lt;/dependency&gt;</w:t>
            </w:r>
          </w:p>
          <w:p w14:paraId="431EAA2B" w14:textId="77777777" w:rsidR="0047503A" w:rsidRPr="004047FC" w:rsidRDefault="004047FC">
            <w:r w:rsidRPr="004047FC">
              <w:t xml:space="preserve">        &lt;dependency&gt;</w:t>
            </w:r>
          </w:p>
          <w:p w14:paraId="0A7315EE" w14:textId="77777777" w:rsidR="0047503A" w:rsidRPr="004047FC" w:rsidRDefault="004047FC">
            <w:r w:rsidRPr="004047FC">
              <w:t xml:space="preserve">            &lt;groupId&gt;com</w:t>
            </w:r>
            <w:r w:rsidRPr="004047FC">
              <w:rPr>
                <w:rFonts w:hint="eastAsia"/>
              </w:rPr>
              <w:t>.</w:t>
            </w:r>
            <w:r w:rsidRPr="004047FC">
              <w:t>github</w:t>
            </w:r>
            <w:r w:rsidRPr="004047FC">
              <w:rPr>
                <w:rFonts w:hint="eastAsia"/>
              </w:rPr>
              <w:t>.</w:t>
            </w:r>
            <w:r w:rsidRPr="004047FC">
              <w:t>pagehelper&lt;/groupId&gt;</w:t>
            </w:r>
          </w:p>
          <w:p w14:paraId="7C1D0AEC" w14:textId="77777777" w:rsidR="0047503A" w:rsidRPr="004047FC" w:rsidRDefault="004047FC">
            <w:r w:rsidRPr="004047FC">
              <w:t xml:space="preserve">            &lt;artifactId&gt;pagehelper-spring-boot-starter&lt;/artifactId&gt;</w:t>
            </w:r>
          </w:p>
          <w:p w14:paraId="0138FA2C" w14:textId="77777777" w:rsidR="0047503A" w:rsidRPr="004047FC" w:rsidRDefault="004047FC">
            <w:r w:rsidRPr="004047FC">
              <w:t xml:space="preserve">            &lt;version&gt;1</w:t>
            </w:r>
            <w:r w:rsidRPr="004047FC">
              <w:rPr>
                <w:rFonts w:hint="eastAsia"/>
              </w:rPr>
              <w:t>.</w:t>
            </w:r>
            <w:r w:rsidRPr="004047FC">
              <w:t>2</w:t>
            </w:r>
            <w:r w:rsidRPr="004047FC">
              <w:rPr>
                <w:rFonts w:hint="eastAsia"/>
              </w:rPr>
              <w:t>.</w:t>
            </w:r>
            <w:r w:rsidRPr="004047FC">
              <w:t>5&lt;/version&gt;</w:t>
            </w:r>
          </w:p>
          <w:p w14:paraId="01E215F9" w14:textId="77777777" w:rsidR="0047503A" w:rsidRPr="004047FC" w:rsidRDefault="004047FC">
            <w:r w:rsidRPr="004047FC">
              <w:t xml:space="preserve">        &lt;/dependency&gt;</w:t>
            </w:r>
          </w:p>
          <w:p w14:paraId="59719679" w14:textId="77777777" w:rsidR="0047503A" w:rsidRPr="004047FC" w:rsidRDefault="004047FC">
            <w:r w:rsidRPr="004047FC">
              <w:t xml:space="preserve">        &lt;dependency&gt;</w:t>
            </w:r>
          </w:p>
          <w:p w14:paraId="75A67AF4" w14:textId="77777777" w:rsidR="0047503A" w:rsidRPr="004047FC" w:rsidRDefault="004047FC">
            <w:r w:rsidRPr="004047FC">
              <w:t xml:space="preserve">            &lt;groupId&gt;org</w:t>
            </w:r>
            <w:r w:rsidRPr="004047FC">
              <w:rPr>
                <w:rFonts w:hint="eastAsia"/>
              </w:rPr>
              <w:t>.</w:t>
            </w:r>
            <w:r w:rsidRPr="004047FC">
              <w:t>springframework</w:t>
            </w:r>
            <w:r w:rsidRPr="004047FC">
              <w:rPr>
                <w:rFonts w:hint="eastAsia"/>
              </w:rPr>
              <w:t>.</w:t>
            </w:r>
            <w:r w:rsidRPr="004047FC">
              <w:t>boot&lt;/groupId&gt;</w:t>
            </w:r>
          </w:p>
          <w:p w14:paraId="0EC7CFD1" w14:textId="77777777" w:rsidR="0047503A" w:rsidRPr="004047FC" w:rsidRDefault="004047FC">
            <w:r w:rsidRPr="004047FC">
              <w:t xml:space="preserve">            &lt;artifactId&gt;spring-boot-starter-jdbc&lt;/artifactId&gt;</w:t>
            </w:r>
          </w:p>
          <w:p w14:paraId="227C2B11" w14:textId="77777777" w:rsidR="0047503A" w:rsidRPr="004047FC" w:rsidRDefault="004047FC">
            <w:r w:rsidRPr="004047FC">
              <w:t xml:space="preserve">        &lt;/dependency&gt;</w:t>
            </w:r>
          </w:p>
          <w:p w14:paraId="108CF01D" w14:textId="77777777" w:rsidR="0047503A" w:rsidRPr="004047FC" w:rsidRDefault="004047FC">
            <w:r w:rsidRPr="004047FC">
              <w:t xml:space="preserve">        &lt;dependency&gt;</w:t>
            </w:r>
          </w:p>
          <w:p w14:paraId="09E44036" w14:textId="77777777" w:rsidR="0047503A" w:rsidRPr="004047FC" w:rsidRDefault="004047FC">
            <w:r w:rsidRPr="004047FC">
              <w:t xml:space="preserve">            &lt;groupId&gt;org</w:t>
            </w:r>
            <w:r w:rsidRPr="004047FC">
              <w:rPr>
                <w:rFonts w:hint="eastAsia"/>
              </w:rPr>
              <w:t>.</w:t>
            </w:r>
            <w:r w:rsidRPr="004047FC">
              <w:t>springframework</w:t>
            </w:r>
            <w:r w:rsidRPr="004047FC">
              <w:rPr>
                <w:rFonts w:hint="eastAsia"/>
              </w:rPr>
              <w:t>.</w:t>
            </w:r>
            <w:r w:rsidRPr="004047FC">
              <w:t>boot&lt;/groupId&gt;</w:t>
            </w:r>
          </w:p>
          <w:p w14:paraId="14800986" w14:textId="77777777" w:rsidR="0047503A" w:rsidRPr="004047FC" w:rsidRDefault="004047FC">
            <w:r w:rsidRPr="004047FC">
              <w:t xml:space="preserve">            &lt;artifactId&gt;spring-boot-starter-web&lt;/artifactId&gt;</w:t>
            </w:r>
          </w:p>
          <w:p w14:paraId="0EFA0C1C" w14:textId="77777777" w:rsidR="0047503A" w:rsidRPr="004047FC" w:rsidRDefault="004047FC">
            <w:r w:rsidRPr="004047FC">
              <w:t xml:space="preserve">        &lt;/dependency&gt;</w:t>
            </w:r>
          </w:p>
          <w:p w14:paraId="29AF4B04" w14:textId="77777777" w:rsidR="0047503A" w:rsidRPr="004047FC" w:rsidRDefault="004047FC">
            <w:r w:rsidRPr="004047FC">
              <w:t xml:space="preserve">        &lt;dependency&gt;</w:t>
            </w:r>
          </w:p>
          <w:p w14:paraId="44DD9ED0" w14:textId="77777777" w:rsidR="0047503A" w:rsidRPr="004047FC" w:rsidRDefault="004047FC">
            <w:r w:rsidRPr="004047FC">
              <w:t xml:space="preserve">            &lt;groupId&gt;org</w:t>
            </w:r>
            <w:r w:rsidRPr="004047FC">
              <w:rPr>
                <w:rFonts w:hint="eastAsia"/>
              </w:rPr>
              <w:t>.</w:t>
            </w:r>
            <w:r w:rsidRPr="004047FC">
              <w:t>mybatis</w:t>
            </w:r>
            <w:r w:rsidRPr="004047FC">
              <w:rPr>
                <w:rFonts w:hint="eastAsia"/>
              </w:rPr>
              <w:t>.</w:t>
            </w:r>
            <w:r w:rsidRPr="004047FC">
              <w:t>spring</w:t>
            </w:r>
            <w:r w:rsidRPr="004047FC">
              <w:rPr>
                <w:rFonts w:hint="eastAsia"/>
              </w:rPr>
              <w:t>.</w:t>
            </w:r>
            <w:r w:rsidRPr="004047FC">
              <w:t>boot&lt;/groupId&gt;</w:t>
            </w:r>
          </w:p>
          <w:p w14:paraId="05225A8C" w14:textId="77777777" w:rsidR="0047503A" w:rsidRPr="004047FC" w:rsidRDefault="004047FC">
            <w:r w:rsidRPr="004047FC">
              <w:t xml:space="preserve">            &lt;artifactId&gt;mybatis-spring-boot-starter&lt;/artifactId&gt;</w:t>
            </w:r>
          </w:p>
          <w:p w14:paraId="11F85D31" w14:textId="77777777" w:rsidR="0047503A" w:rsidRPr="004047FC" w:rsidRDefault="004047FC">
            <w:r w:rsidRPr="004047FC">
              <w:t xml:space="preserve">            &lt;version&gt;${mybatis-spring-boot-starter</w:t>
            </w:r>
            <w:r w:rsidRPr="004047FC">
              <w:rPr>
                <w:rFonts w:hint="eastAsia"/>
              </w:rPr>
              <w:t>.</w:t>
            </w:r>
            <w:r w:rsidRPr="004047FC">
              <w:t>version}&lt;/version&gt;</w:t>
            </w:r>
          </w:p>
          <w:p w14:paraId="001BDA5A" w14:textId="77777777" w:rsidR="0047503A" w:rsidRPr="004047FC" w:rsidRDefault="004047FC">
            <w:r w:rsidRPr="004047FC">
              <w:t xml:space="preserve">        &lt;/dependency&gt;</w:t>
            </w:r>
          </w:p>
          <w:p w14:paraId="47944EFD" w14:textId="77777777" w:rsidR="0047503A" w:rsidRPr="004047FC" w:rsidRDefault="004047FC">
            <w:r w:rsidRPr="004047FC">
              <w:t xml:space="preserve">            &lt;dependency&gt;</w:t>
            </w:r>
          </w:p>
          <w:p w14:paraId="1FA724C4" w14:textId="77777777" w:rsidR="0047503A" w:rsidRPr="004047FC" w:rsidRDefault="004047FC">
            <w:r w:rsidRPr="004047FC">
              <w:t xml:space="preserve">                &lt;groupId&gt;mysql&lt;/groupId&gt;</w:t>
            </w:r>
          </w:p>
          <w:p w14:paraId="6A3A47CB" w14:textId="77777777" w:rsidR="0047503A" w:rsidRPr="004047FC" w:rsidRDefault="004047FC">
            <w:r w:rsidRPr="004047FC">
              <w:t xml:space="preserve">                &lt;artifactId&gt;mysql-connector-java&lt;/artifactId&gt;</w:t>
            </w:r>
          </w:p>
          <w:p w14:paraId="58E139B8" w14:textId="77777777" w:rsidR="0047503A" w:rsidRPr="004047FC" w:rsidRDefault="004047FC">
            <w:r w:rsidRPr="004047FC">
              <w:t xml:space="preserve">                &lt;scope&gt;runtime&lt;/scope&gt;</w:t>
            </w:r>
          </w:p>
          <w:p w14:paraId="5370352A" w14:textId="77777777" w:rsidR="0047503A" w:rsidRPr="004047FC" w:rsidRDefault="004047FC">
            <w:r w:rsidRPr="004047FC">
              <w:t xml:space="preserve">            &lt;/dependency&gt;</w:t>
            </w:r>
          </w:p>
          <w:p w14:paraId="12B466A0" w14:textId="77777777" w:rsidR="0047503A" w:rsidRPr="004047FC" w:rsidRDefault="004047FC">
            <w:r w:rsidRPr="004047FC">
              <w:t xml:space="preserve">        &lt;dependency&gt;</w:t>
            </w:r>
          </w:p>
          <w:p w14:paraId="2DD1BDDA" w14:textId="77777777" w:rsidR="0047503A" w:rsidRPr="004047FC" w:rsidRDefault="004047FC">
            <w:r w:rsidRPr="004047FC">
              <w:t xml:space="preserve">            &lt;groupId&gt;org</w:t>
            </w:r>
            <w:r w:rsidRPr="004047FC">
              <w:rPr>
                <w:rFonts w:hint="eastAsia"/>
              </w:rPr>
              <w:t>.</w:t>
            </w:r>
            <w:r w:rsidRPr="004047FC">
              <w:t>projectlombok&lt;/groupId&gt;</w:t>
            </w:r>
          </w:p>
          <w:p w14:paraId="626D10BC" w14:textId="77777777" w:rsidR="0047503A" w:rsidRPr="004047FC" w:rsidRDefault="004047FC">
            <w:r w:rsidRPr="004047FC">
              <w:t xml:space="preserve">            &lt;artifactId&gt;lombok&lt;/artifactId&gt;</w:t>
            </w:r>
          </w:p>
          <w:p w14:paraId="0D27F383" w14:textId="77777777" w:rsidR="0047503A" w:rsidRPr="004047FC" w:rsidRDefault="004047FC">
            <w:r w:rsidRPr="004047FC">
              <w:t xml:space="preserve">            &lt;optional&gt;true&lt;/optional&gt;</w:t>
            </w:r>
          </w:p>
          <w:p w14:paraId="50B59BB1" w14:textId="77777777" w:rsidR="0047503A" w:rsidRPr="004047FC" w:rsidRDefault="004047FC">
            <w:r w:rsidRPr="004047FC">
              <w:t xml:space="preserve">        &lt;/dependency&gt;</w:t>
            </w:r>
          </w:p>
          <w:p w14:paraId="6222AA7E" w14:textId="77777777" w:rsidR="0047503A" w:rsidRPr="004047FC" w:rsidRDefault="004047FC">
            <w:r w:rsidRPr="004047FC">
              <w:t xml:space="preserve">        &lt;dependency&gt;</w:t>
            </w:r>
          </w:p>
          <w:p w14:paraId="66F391C4" w14:textId="77777777" w:rsidR="0047503A" w:rsidRPr="004047FC" w:rsidRDefault="004047FC">
            <w:r w:rsidRPr="004047FC">
              <w:t xml:space="preserve">            &lt;groupId&gt;org</w:t>
            </w:r>
            <w:r w:rsidRPr="004047FC">
              <w:rPr>
                <w:rFonts w:hint="eastAsia"/>
              </w:rPr>
              <w:t>.</w:t>
            </w:r>
            <w:r w:rsidRPr="004047FC">
              <w:t>springframework</w:t>
            </w:r>
            <w:r w:rsidRPr="004047FC">
              <w:rPr>
                <w:rFonts w:hint="eastAsia"/>
              </w:rPr>
              <w:t>.</w:t>
            </w:r>
            <w:r w:rsidRPr="004047FC">
              <w:t>boot&lt;/groupId&gt;</w:t>
            </w:r>
          </w:p>
          <w:p w14:paraId="292BFEEC" w14:textId="77777777" w:rsidR="0047503A" w:rsidRPr="004047FC" w:rsidRDefault="004047FC">
            <w:r w:rsidRPr="004047FC">
              <w:t xml:space="preserve">            &lt;artifactId&gt;spring-boot-starter-test&lt;/artifactId&gt;</w:t>
            </w:r>
          </w:p>
          <w:p w14:paraId="17DF5ABC" w14:textId="77777777" w:rsidR="0047503A" w:rsidRPr="004047FC" w:rsidRDefault="004047FC">
            <w:r w:rsidRPr="004047FC">
              <w:t xml:space="preserve">            &lt;scope&gt;test&lt;/scope&gt;</w:t>
            </w:r>
          </w:p>
          <w:p w14:paraId="6EA89E35" w14:textId="77777777" w:rsidR="0047503A" w:rsidRPr="004047FC" w:rsidRDefault="004047FC">
            <w:r w:rsidRPr="004047FC">
              <w:t xml:space="preserve">            &lt;exclusions&gt;</w:t>
            </w:r>
          </w:p>
          <w:p w14:paraId="55CA5522" w14:textId="77777777" w:rsidR="0047503A" w:rsidRPr="004047FC" w:rsidRDefault="004047FC">
            <w:r w:rsidRPr="004047FC">
              <w:t xml:space="preserve">                &lt;exclusion&gt;</w:t>
            </w:r>
          </w:p>
          <w:p w14:paraId="4E30D92F" w14:textId="77777777" w:rsidR="0047503A" w:rsidRPr="004047FC" w:rsidRDefault="004047FC">
            <w:r w:rsidRPr="004047FC">
              <w:t xml:space="preserve">                    &lt;groupId&gt;org</w:t>
            </w:r>
            <w:r w:rsidRPr="004047FC">
              <w:rPr>
                <w:rFonts w:hint="eastAsia"/>
              </w:rPr>
              <w:t>.</w:t>
            </w:r>
            <w:r w:rsidRPr="004047FC">
              <w:t>junit</w:t>
            </w:r>
            <w:r w:rsidRPr="004047FC">
              <w:rPr>
                <w:rFonts w:hint="eastAsia"/>
              </w:rPr>
              <w:t>.</w:t>
            </w:r>
            <w:r w:rsidRPr="004047FC">
              <w:t>vintage&lt;/groupId&gt;</w:t>
            </w:r>
          </w:p>
          <w:p w14:paraId="4308C620" w14:textId="77777777" w:rsidR="0047503A" w:rsidRPr="004047FC" w:rsidRDefault="004047FC">
            <w:r w:rsidRPr="004047FC">
              <w:t xml:space="preserve">                    &lt;artifactId&gt;junit-vintage-engine&lt;/artifactId&gt;</w:t>
            </w:r>
          </w:p>
          <w:p w14:paraId="42A5A29A" w14:textId="77777777" w:rsidR="0047503A" w:rsidRPr="004047FC" w:rsidRDefault="004047FC">
            <w:r w:rsidRPr="004047FC">
              <w:t xml:space="preserve">                &lt;/exclusion&gt;</w:t>
            </w:r>
          </w:p>
          <w:p w14:paraId="675BB3C7" w14:textId="77777777" w:rsidR="0047503A" w:rsidRPr="004047FC" w:rsidRDefault="004047FC">
            <w:r w:rsidRPr="004047FC">
              <w:lastRenderedPageBreak/>
              <w:t xml:space="preserve">            &lt;/exclusions&gt;</w:t>
            </w:r>
          </w:p>
          <w:p w14:paraId="440CBE39" w14:textId="77777777" w:rsidR="0047503A" w:rsidRPr="004047FC" w:rsidRDefault="004047FC">
            <w:r w:rsidRPr="004047FC">
              <w:t xml:space="preserve">        &lt;/dependency&gt;</w:t>
            </w:r>
          </w:p>
          <w:p w14:paraId="37EA5DE2" w14:textId="77777777" w:rsidR="0047503A" w:rsidRPr="004047FC" w:rsidRDefault="004047FC">
            <w:r w:rsidRPr="004047FC">
              <w:t xml:space="preserve">        &lt;dependency&gt;</w:t>
            </w:r>
          </w:p>
          <w:p w14:paraId="35208463" w14:textId="77777777" w:rsidR="0047503A" w:rsidRPr="004047FC" w:rsidRDefault="004047FC">
            <w:r w:rsidRPr="004047FC">
              <w:t xml:space="preserve">            &lt;groupId&gt;com</w:t>
            </w:r>
            <w:r w:rsidRPr="004047FC">
              <w:rPr>
                <w:rFonts w:hint="eastAsia"/>
              </w:rPr>
              <w:t>.</w:t>
            </w:r>
            <w:r w:rsidRPr="004047FC">
              <w:t>fasterxml</w:t>
            </w:r>
            <w:r w:rsidRPr="004047FC">
              <w:rPr>
                <w:rFonts w:hint="eastAsia"/>
              </w:rPr>
              <w:t>.</w:t>
            </w:r>
            <w:r w:rsidRPr="004047FC">
              <w:t>jackson</w:t>
            </w:r>
            <w:r w:rsidRPr="004047FC">
              <w:rPr>
                <w:rFonts w:hint="eastAsia"/>
              </w:rPr>
              <w:t>.</w:t>
            </w:r>
            <w:r w:rsidRPr="004047FC">
              <w:t>core&lt;/groupId&gt;</w:t>
            </w:r>
          </w:p>
          <w:p w14:paraId="3B83A946" w14:textId="77777777" w:rsidR="0047503A" w:rsidRPr="004047FC" w:rsidRDefault="004047FC">
            <w:r w:rsidRPr="004047FC">
              <w:t xml:space="preserve">            &lt;artifactId&gt;jackson-databind&lt;/artifactId&gt;</w:t>
            </w:r>
          </w:p>
          <w:p w14:paraId="4501BE11" w14:textId="77777777" w:rsidR="0047503A" w:rsidRPr="004047FC" w:rsidRDefault="004047FC">
            <w:r w:rsidRPr="004047FC">
              <w:t xml:space="preserve">        &lt;/dependency&gt;</w:t>
            </w:r>
          </w:p>
          <w:p w14:paraId="6EE571A2" w14:textId="77777777" w:rsidR="0047503A" w:rsidRPr="004047FC" w:rsidRDefault="004047FC">
            <w:r w:rsidRPr="004047FC">
              <w:t xml:space="preserve">        &lt;dependency&gt;</w:t>
            </w:r>
          </w:p>
          <w:p w14:paraId="73453D6C" w14:textId="77777777" w:rsidR="0047503A" w:rsidRPr="004047FC" w:rsidRDefault="004047FC">
            <w:r w:rsidRPr="004047FC">
              <w:t xml:space="preserve">            &lt;groupId&gt;org</w:t>
            </w:r>
            <w:r w:rsidRPr="004047FC">
              <w:rPr>
                <w:rFonts w:hint="eastAsia"/>
              </w:rPr>
              <w:t>.</w:t>
            </w:r>
            <w:r w:rsidRPr="004047FC">
              <w:t>springframework</w:t>
            </w:r>
            <w:r w:rsidRPr="004047FC">
              <w:rPr>
                <w:rFonts w:hint="eastAsia"/>
              </w:rPr>
              <w:t>.</w:t>
            </w:r>
            <w:r w:rsidRPr="004047FC">
              <w:t>boot&lt;/groupId&gt;</w:t>
            </w:r>
          </w:p>
          <w:p w14:paraId="425255E4" w14:textId="77777777" w:rsidR="0047503A" w:rsidRPr="004047FC" w:rsidRDefault="004047FC">
            <w:r w:rsidRPr="004047FC">
              <w:t xml:space="preserve">            &lt;artifactId&gt;spring-boot-starter-websocket&lt;/artifactId&gt;</w:t>
            </w:r>
          </w:p>
          <w:p w14:paraId="6BB5D6D4" w14:textId="77777777" w:rsidR="0047503A" w:rsidRPr="004047FC" w:rsidRDefault="004047FC">
            <w:r w:rsidRPr="004047FC">
              <w:t xml:space="preserve">        &lt;/dependency&gt;</w:t>
            </w:r>
          </w:p>
          <w:p w14:paraId="39FF7C66" w14:textId="77777777" w:rsidR="0047503A" w:rsidRPr="004047FC" w:rsidRDefault="004047FC">
            <w:r w:rsidRPr="004047FC">
              <w:t xml:space="preserve">        &lt;!-- https://mvnrepository</w:t>
            </w:r>
            <w:r w:rsidRPr="004047FC">
              <w:rPr>
                <w:rFonts w:hint="eastAsia"/>
              </w:rPr>
              <w:t>.</w:t>
            </w:r>
            <w:r w:rsidRPr="004047FC">
              <w:t>com/artifact/com</w:t>
            </w:r>
            <w:r w:rsidRPr="004047FC">
              <w:rPr>
                <w:rFonts w:hint="eastAsia"/>
              </w:rPr>
              <w:t>.</w:t>
            </w:r>
            <w:r w:rsidRPr="004047FC">
              <w:t>alibaba/fastjson --&gt;</w:t>
            </w:r>
          </w:p>
          <w:p w14:paraId="195438C9" w14:textId="77777777" w:rsidR="0047503A" w:rsidRPr="004047FC" w:rsidRDefault="004047FC">
            <w:r w:rsidRPr="004047FC">
              <w:t xml:space="preserve">        &lt;dependency&gt;</w:t>
            </w:r>
          </w:p>
          <w:p w14:paraId="4F1347CB" w14:textId="77777777" w:rsidR="0047503A" w:rsidRPr="004047FC" w:rsidRDefault="004047FC">
            <w:r w:rsidRPr="004047FC">
              <w:t xml:space="preserve">            &lt;groupId&gt;com</w:t>
            </w:r>
            <w:r w:rsidRPr="004047FC">
              <w:rPr>
                <w:rFonts w:hint="eastAsia"/>
              </w:rPr>
              <w:t>.</w:t>
            </w:r>
            <w:r w:rsidRPr="004047FC">
              <w:t>alibaba&lt;/groupId&gt;</w:t>
            </w:r>
          </w:p>
          <w:p w14:paraId="31B6093E" w14:textId="77777777" w:rsidR="0047503A" w:rsidRPr="004047FC" w:rsidRDefault="004047FC">
            <w:r w:rsidRPr="004047FC">
              <w:t xml:space="preserve">            &lt;artifactId&gt;fastjson&lt;/artifactId&gt;</w:t>
            </w:r>
          </w:p>
          <w:p w14:paraId="2F8D68D7" w14:textId="77777777" w:rsidR="0047503A" w:rsidRPr="004047FC" w:rsidRDefault="004047FC">
            <w:r w:rsidRPr="004047FC">
              <w:t xml:space="preserve">            &lt;version&gt;${fastjson</w:t>
            </w:r>
            <w:r w:rsidRPr="004047FC">
              <w:rPr>
                <w:rFonts w:hint="eastAsia"/>
              </w:rPr>
              <w:t>.</w:t>
            </w:r>
            <w:r w:rsidRPr="004047FC">
              <w:t>version}&lt;/version&gt;</w:t>
            </w:r>
          </w:p>
          <w:p w14:paraId="5EFBC75C" w14:textId="77777777" w:rsidR="0047503A" w:rsidRPr="004047FC" w:rsidRDefault="004047FC">
            <w:r w:rsidRPr="004047FC">
              <w:t xml:space="preserve">        &lt;/dependency&gt;</w:t>
            </w:r>
          </w:p>
          <w:p w14:paraId="7C1C0AA8" w14:textId="77777777" w:rsidR="0047503A" w:rsidRPr="004047FC" w:rsidRDefault="004047FC">
            <w:r w:rsidRPr="004047FC">
              <w:t xml:space="preserve">        &lt;dependency&gt;</w:t>
            </w:r>
          </w:p>
          <w:p w14:paraId="5AD1C0FF" w14:textId="77777777" w:rsidR="0047503A" w:rsidRPr="004047FC" w:rsidRDefault="004047FC">
            <w:r w:rsidRPr="004047FC">
              <w:t xml:space="preserve">            &lt;groupId&gt;cn</w:t>
            </w:r>
            <w:r w:rsidRPr="004047FC">
              <w:rPr>
                <w:rFonts w:hint="eastAsia"/>
              </w:rPr>
              <w:t>.</w:t>
            </w:r>
            <w:r w:rsidRPr="004047FC">
              <w:t>hutool&lt;/groupId&gt;</w:t>
            </w:r>
          </w:p>
          <w:p w14:paraId="3BE5DB1E" w14:textId="77777777" w:rsidR="0047503A" w:rsidRPr="004047FC" w:rsidRDefault="004047FC">
            <w:r w:rsidRPr="004047FC">
              <w:t xml:space="preserve">            &lt;artifactId&gt;hutool-all&lt;/artifactId&gt;</w:t>
            </w:r>
          </w:p>
          <w:p w14:paraId="7C13D7A0" w14:textId="77777777" w:rsidR="0047503A" w:rsidRPr="004047FC" w:rsidRDefault="004047FC">
            <w:r w:rsidRPr="004047FC">
              <w:t xml:space="preserve">            &lt;version&gt;${hutool-all</w:t>
            </w:r>
            <w:r w:rsidRPr="004047FC">
              <w:rPr>
                <w:rFonts w:hint="eastAsia"/>
              </w:rPr>
              <w:t>.</w:t>
            </w:r>
            <w:r w:rsidRPr="004047FC">
              <w:t>version}&lt;/version&gt;</w:t>
            </w:r>
          </w:p>
          <w:p w14:paraId="20440B24" w14:textId="77777777" w:rsidR="0047503A" w:rsidRPr="004047FC" w:rsidRDefault="004047FC">
            <w:r w:rsidRPr="004047FC">
              <w:t xml:space="preserve">        &lt;/dependency&gt;</w:t>
            </w:r>
          </w:p>
          <w:p w14:paraId="6D6C1AD9" w14:textId="77777777" w:rsidR="0047503A" w:rsidRPr="004047FC" w:rsidRDefault="004047FC">
            <w:r w:rsidRPr="004047FC">
              <w:t xml:space="preserve">        &lt;dependency&gt;</w:t>
            </w:r>
          </w:p>
          <w:p w14:paraId="674EEE91" w14:textId="77777777" w:rsidR="0047503A" w:rsidRPr="004047FC" w:rsidRDefault="004047FC">
            <w:r w:rsidRPr="004047FC">
              <w:t xml:space="preserve">            &lt;groupId&gt;org</w:t>
            </w:r>
            <w:r w:rsidRPr="004047FC">
              <w:rPr>
                <w:rFonts w:hint="eastAsia"/>
              </w:rPr>
              <w:t>.</w:t>
            </w:r>
            <w:r w:rsidRPr="004047FC">
              <w:t>apache</w:t>
            </w:r>
            <w:r w:rsidRPr="004047FC">
              <w:rPr>
                <w:rFonts w:hint="eastAsia"/>
              </w:rPr>
              <w:t>.</w:t>
            </w:r>
            <w:r w:rsidRPr="004047FC">
              <w:t>commons&lt;/groupId&gt;</w:t>
            </w:r>
          </w:p>
          <w:p w14:paraId="5A2314B4" w14:textId="77777777" w:rsidR="0047503A" w:rsidRPr="004047FC" w:rsidRDefault="004047FC">
            <w:r w:rsidRPr="004047FC">
              <w:t xml:space="preserve">            &lt;artifactId&gt;commons-lang3&lt;/artifactId&gt;</w:t>
            </w:r>
          </w:p>
          <w:p w14:paraId="0EDE2A0A" w14:textId="77777777" w:rsidR="0047503A" w:rsidRPr="004047FC" w:rsidRDefault="004047FC">
            <w:r w:rsidRPr="004047FC">
              <w:t xml:space="preserve">            &lt;version&gt;${commons-lang3</w:t>
            </w:r>
            <w:r w:rsidRPr="004047FC">
              <w:rPr>
                <w:rFonts w:hint="eastAsia"/>
              </w:rPr>
              <w:t>.</w:t>
            </w:r>
            <w:r w:rsidRPr="004047FC">
              <w:t>version}&lt;/version&gt;</w:t>
            </w:r>
          </w:p>
          <w:p w14:paraId="7BFF83A4" w14:textId="77777777" w:rsidR="0047503A" w:rsidRPr="004047FC" w:rsidRDefault="004047FC">
            <w:r w:rsidRPr="004047FC">
              <w:t xml:space="preserve">        &lt;/dependency&gt;</w:t>
            </w:r>
          </w:p>
          <w:p w14:paraId="146A2BC2" w14:textId="77777777" w:rsidR="0047503A" w:rsidRPr="004047FC" w:rsidRDefault="004047FC">
            <w:r w:rsidRPr="004047FC">
              <w:t xml:space="preserve">    &lt;/dependencies&gt;</w:t>
            </w:r>
          </w:p>
        </w:tc>
      </w:tr>
    </w:tbl>
    <w:p w14:paraId="2B912C7C" w14:textId="77777777" w:rsidR="0047503A" w:rsidRPr="004047FC" w:rsidRDefault="0047503A"/>
    <w:p w14:paraId="7B646424" w14:textId="77777777" w:rsidR="0047503A" w:rsidRPr="004047FC" w:rsidRDefault="004047FC">
      <w:pPr>
        <w:ind w:firstLine="420"/>
        <w:jc w:val="left"/>
      </w:pPr>
      <w:r w:rsidRPr="004047FC">
        <w:rPr>
          <w:rFonts w:hint="eastAsia"/>
        </w:rPr>
        <w:t>然后添加</w:t>
      </w:r>
      <w:r w:rsidRPr="004047FC">
        <w:rPr>
          <w:rFonts w:hint="eastAsia"/>
        </w:rPr>
        <w:t>maven plugin</w:t>
      </w:r>
      <w:r w:rsidRPr="004047FC">
        <w:rPr>
          <w:rFonts w:hint="eastAsia"/>
        </w:rPr>
        <w:t>插件和阿里云镜像，在添加了</w:t>
      </w:r>
      <w:r w:rsidRPr="004047FC">
        <w:rPr>
          <w:rFonts w:hint="eastAsia"/>
        </w:rPr>
        <w:t>maven plugin</w:t>
      </w:r>
      <w:r w:rsidRPr="004047FC">
        <w:rPr>
          <w:rFonts w:hint="eastAsia"/>
        </w:rPr>
        <w:t>插件之后，当运行“</w:t>
      </w:r>
      <w:r w:rsidRPr="004047FC">
        <w:rPr>
          <w:rFonts w:hint="eastAsia"/>
        </w:rPr>
        <w:t>mvn package</w:t>
      </w:r>
      <w:r w:rsidRPr="004047FC">
        <w:rPr>
          <w:rFonts w:hint="eastAsia"/>
        </w:rPr>
        <w:t>”命令进行打包时，会将系统打包成一个可以直接运行的</w:t>
      </w:r>
      <w:r w:rsidRPr="004047FC">
        <w:rPr>
          <w:rFonts w:hint="eastAsia"/>
        </w:rPr>
        <w:t xml:space="preserve"> JAR </w:t>
      </w:r>
      <w:r w:rsidRPr="004047FC">
        <w:rPr>
          <w:rFonts w:hint="eastAsia"/>
        </w:rPr>
        <w:t>文件，使用“</w:t>
      </w:r>
      <w:r w:rsidRPr="004047FC">
        <w:rPr>
          <w:rFonts w:hint="eastAsia"/>
        </w:rPr>
        <w:t>java -jar</w:t>
      </w:r>
      <w:r w:rsidRPr="004047FC">
        <w:rPr>
          <w:rFonts w:hint="eastAsia"/>
        </w:rPr>
        <w:t>”命令就可以将项目运行。这在很大程度上简化了应用的部署，只需要安装了</w:t>
      </w:r>
      <w:r w:rsidRPr="004047FC">
        <w:rPr>
          <w:rFonts w:hint="eastAsia"/>
        </w:rPr>
        <w:t xml:space="preserve"> JRE </w:t>
      </w:r>
      <w:r w:rsidRPr="004047FC">
        <w:rPr>
          <w:rFonts w:hint="eastAsia"/>
        </w:rPr>
        <w:t>就可以运行。</w:t>
      </w:r>
      <w:r w:rsidRPr="004047FC">
        <w:rPr>
          <w:rFonts w:hint="eastAsia"/>
        </w:rPr>
        <w:t>Maven</w:t>
      </w:r>
      <w:r w:rsidRPr="004047FC">
        <w:rPr>
          <w:rFonts w:hint="eastAsia"/>
        </w:rPr>
        <w:t>默认的仓库地址是国外的，配置阿里云镜像之后能够有效地提高依赖库的下载速度，提升开发效率。相关配置代码如下所示：</w:t>
      </w:r>
    </w:p>
    <w:tbl>
      <w:tblPr>
        <w:tblStyle w:val="a4"/>
        <w:tblW w:w="0" w:type="auto"/>
        <w:tblLook w:val="04A0" w:firstRow="1" w:lastRow="0" w:firstColumn="1" w:lastColumn="0" w:noHBand="0" w:noVBand="1"/>
      </w:tblPr>
      <w:tblGrid>
        <w:gridCol w:w="8522"/>
      </w:tblGrid>
      <w:tr w:rsidR="0047503A" w:rsidRPr="004047FC" w14:paraId="326FFF3A" w14:textId="77777777">
        <w:tc>
          <w:tcPr>
            <w:tcW w:w="8522" w:type="dxa"/>
          </w:tcPr>
          <w:p w14:paraId="5562A3C6" w14:textId="77777777" w:rsidR="0047503A" w:rsidRPr="004047FC" w:rsidRDefault="004047FC">
            <w:r w:rsidRPr="004047FC">
              <w:rPr>
                <w:rFonts w:hint="eastAsia"/>
              </w:rPr>
              <w:t xml:space="preserve">    &lt;repositories&gt;</w:t>
            </w:r>
          </w:p>
          <w:p w14:paraId="4431D5F2" w14:textId="77777777" w:rsidR="0047503A" w:rsidRPr="004047FC" w:rsidRDefault="004047FC">
            <w:r w:rsidRPr="004047FC">
              <w:rPr>
                <w:rFonts w:hint="eastAsia"/>
              </w:rPr>
              <w:t xml:space="preserve">        &lt;repository&gt;</w:t>
            </w:r>
          </w:p>
          <w:p w14:paraId="46E977C9" w14:textId="77777777" w:rsidR="0047503A" w:rsidRPr="004047FC" w:rsidRDefault="004047FC">
            <w:r w:rsidRPr="004047FC">
              <w:rPr>
                <w:rFonts w:hint="eastAsia"/>
              </w:rPr>
              <w:t xml:space="preserve">            &lt;id&gt;public&lt;/id&gt;</w:t>
            </w:r>
          </w:p>
          <w:p w14:paraId="05A52FD1" w14:textId="77777777" w:rsidR="0047503A" w:rsidRPr="004047FC" w:rsidRDefault="004047FC">
            <w:r w:rsidRPr="004047FC">
              <w:rPr>
                <w:rFonts w:hint="eastAsia"/>
              </w:rPr>
              <w:t xml:space="preserve">            &lt;name&gt;aliyun nexus&lt;/name&gt;</w:t>
            </w:r>
          </w:p>
          <w:p w14:paraId="2D281794" w14:textId="77777777" w:rsidR="0047503A" w:rsidRPr="004047FC" w:rsidRDefault="004047FC">
            <w:r w:rsidRPr="004047FC">
              <w:rPr>
                <w:rFonts w:hint="eastAsia"/>
              </w:rPr>
              <w:t xml:space="preserve">            &lt;url&gt;http://maven.aliyun.com/nexus/content/groups/public/&lt;/url&gt;</w:t>
            </w:r>
          </w:p>
          <w:p w14:paraId="761D5A82" w14:textId="77777777" w:rsidR="0047503A" w:rsidRPr="004047FC" w:rsidRDefault="004047FC">
            <w:r w:rsidRPr="004047FC">
              <w:rPr>
                <w:rFonts w:hint="eastAsia"/>
              </w:rPr>
              <w:t xml:space="preserve">            &lt;releases&gt;</w:t>
            </w:r>
          </w:p>
          <w:p w14:paraId="5F2633F2" w14:textId="77777777" w:rsidR="0047503A" w:rsidRPr="004047FC" w:rsidRDefault="004047FC">
            <w:r w:rsidRPr="004047FC">
              <w:rPr>
                <w:rFonts w:hint="eastAsia"/>
              </w:rPr>
              <w:t xml:space="preserve">                &lt;enabled&gt;true&lt;/enabled&gt;</w:t>
            </w:r>
          </w:p>
          <w:p w14:paraId="57A3BB88" w14:textId="77777777" w:rsidR="0047503A" w:rsidRPr="004047FC" w:rsidRDefault="004047FC">
            <w:r w:rsidRPr="004047FC">
              <w:rPr>
                <w:rFonts w:hint="eastAsia"/>
              </w:rPr>
              <w:t xml:space="preserve">            &lt;/releases&gt;</w:t>
            </w:r>
          </w:p>
          <w:p w14:paraId="3F5E2A78" w14:textId="77777777" w:rsidR="0047503A" w:rsidRPr="004047FC" w:rsidRDefault="004047FC">
            <w:r w:rsidRPr="004047FC">
              <w:rPr>
                <w:rFonts w:hint="eastAsia"/>
              </w:rPr>
              <w:t xml:space="preserve">        &lt;/repository&gt;</w:t>
            </w:r>
          </w:p>
          <w:p w14:paraId="1A90242C" w14:textId="77777777" w:rsidR="0047503A" w:rsidRPr="004047FC" w:rsidRDefault="004047FC">
            <w:r w:rsidRPr="004047FC">
              <w:rPr>
                <w:rFonts w:hint="eastAsia"/>
              </w:rPr>
              <w:t xml:space="preserve">    &lt;/repositories&gt;</w:t>
            </w:r>
          </w:p>
          <w:p w14:paraId="26C87903" w14:textId="77777777" w:rsidR="0047503A" w:rsidRPr="004047FC" w:rsidRDefault="0047503A"/>
          <w:p w14:paraId="73D73770" w14:textId="77777777" w:rsidR="0047503A" w:rsidRPr="004047FC" w:rsidRDefault="004047FC">
            <w:r w:rsidRPr="004047FC">
              <w:rPr>
                <w:rFonts w:hint="eastAsia"/>
              </w:rPr>
              <w:lastRenderedPageBreak/>
              <w:t xml:space="preserve">    &lt;pluginRepositories&gt;</w:t>
            </w:r>
          </w:p>
          <w:p w14:paraId="2276AB3E" w14:textId="77777777" w:rsidR="0047503A" w:rsidRPr="004047FC" w:rsidRDefault="004047FC">
            <w:r w:rsidRPr="004047FC">
              <w:rPr>
                <w:rFonts w:hint="eastAsia"/>
              </w:rPr>
              <w:t xml:space="preserve">        &lt;pluginRepository&gt;</w:t>
            </w:r>
          </w:p>
          <w:p w14:paraId="3D941E33" w14:textId="77777777" w:rsidR="0047503A" w:rsidRPr="004047FC" w:rsidRDefault="004047FC">
            <w:r w:rsidRPr="004047FC">
              <w:rPr>
                <w:rFonts w:hint="eastAsia"/>
              </w:rPr>
              <w:t xml:space="preserve">            &lt;id&gt;public&lt;/id&gt;</w:t>
            </w:r>
          </w:p>
          <w:p w14:paraId="7657589A" w14:textId="77777777" w:rsidR="0047503A" w:rsidRPr="004047FC" w:rsidRDefault="004047FC">
            <w:r w:rsidRPr="004047FC">
              <w:rPr>
                <w:rFonts w:hint="eastAsia"/>
              </w:rPr>
              <w:t xml:space="preserve">            &lt;name&gt;aliyun nexus&lt;/name&gt;</w:t>
            </w:r>
          </w:p>
          <w:p w14:paraId="0FEEF021" w14:textId="77777777" w:rsidR="0047503A" w:rsidRPr="004047FC" w:rsidRDefault="004047FC">
            <w:r w:rsidRPr="004047FC">
              <w:rPr>
                <w:rFonts w:hint="eastAsia"/>
              </w:rPr>
              <w:t xml:space="preserve">            &lt;url&gt;http://maven.aliyun.com/nexus/content/groups/public/&lt;/url&gt;</w:t>
            </w:r>
          </w:p>
          <w:p w14:paraId="5C7ECFEB" w14:textId="77777777" w:rsidR="0047503A" w:rsidRPr="004047FC" w:rsidRDefault="004047FC">
            <w:r w:rsidRPr="004047FC">
              <w:rPr>
                <w:rFonts w:hint="eastAsia"/>
              </w:rPr>
              <w:t xml:space="preserve">            &lt;releases&gt;</w:t>
            </w:r>
          </w:p>
          <w:p w14:paraId="07FB517A" w14:textId="77777777" w:rsidR="0047503A" w:rsidRPr="004047FC" w:rsidRDefault="004047FC">
            <w:r w:rsidRPr="004047FC">
              <w:rPr>
                <w:rFonts w:hint="eastAsia"/>
              </w:rPr>
              <w:t xml:space="preserve">                &lt;enabled&gt;true&lt;/enabled&gt;</w:t>
            </w:r>
          </w:p>
          <w:p w14:paraId="4F716666" w14:textId="77777777" w:rsidR="0047503A" w:rsidRPr="004047FC" w:rsidRDefault="004047FC">
            <w:r w:rsidRPr="004047FC">
              <w:rPr>
                <w:rFonts w:hint="eastAsia"/>
              </w:rPr>
              <w:t xml:space="preserve">            &lt;/releases&gt;</w:t>
            </w:r>
          </w:p>
          <w:p w14:paraId="4C722FEB" w14:textId="77777777" w:rsidR="0047503A" w:rsidRPr="004047FC" w:rsidRDefault="004047FC">
            <w:r w:rsidRPr="004047FC">
              <w:rPr>
                <w:rFonts w:hint="eastAsia"/>
              </w:rPr>
              <w:t xml:space="preserve">            &lt;snapshots&gt;</w:t>
            </w:r>
          </w:p>
          <w:p w14:paraId="53A5348B" w14:textId="77777777" w:rsidR="0047503A" w:rsidRPr="004047FC" w:rsidRDefault="004047FC">
            <w:r w:rsidRPr="004047FC">
              <w:rPr>
                <w:rFonts w:hint="eastAsia"/>
              </w:rPr>
              <w:t xml:space="preserve">                &lt;enabled&gt;false&lt;/enabled&gt;</w:t>
            </w:r>
          </w:p>
          <w:p w14:paraId="03DDA11A" w14:textId="77777777" w:rsidR="0047503A" w:rsidRPr="004047FC" w:rsidRDefault="004047FC">
            <w:r w:rsidRPr="004047FC">
              <w:rPr>
                <w:rFonts w:hint="eastAsia"/>
              </w:rPr>
              <w:t xml:space="preserve">            &lt;/snapshots&gt;</w:t>
            </w:r>
          </w:p>
          <w:p w14:paraId="687A056F" w14:textId="77777777" w:rsidR="0047503A" w:rsidRPr="004047FC" w:rsidRDefault="004047FC">
            <w:r w:rsidRPr="004047FC">
              <w:rPr>
                <w:rFonts w:hint="eastAsia"/>
              </w:rPr>
              <w:t xml:space="preserve">        &lt;/pluginRepository&gt;</w:t>
            </w:r>
          </w:p>
          <w:p w14:paraId="2C2F6CDC" w14:textId="77777777" w:rsidR="0047503A" w:rsidRPr="004047FC" w:rsidRDefault="004047FC">
            <w:r w:rsidRPr="004047FC">
              <w:rPr>
                <w:rFonts w:hint="eastAsia"/>
              </w:rPr>
              <w:t xml:space="preserve">    &lt;/pluginRepositories&gt;</w:t>
            </w:r>
          </w:p>
        </w:tc>
      </w:tr>
    </w:tbl>
    <w:p w14:paraId="0D9F1C9B" w14:textId="77777777" w:rsidR="0047503A" w:rsidRPr="004047FC" w:rsidRDefault="0047503A"/>
    <w:p w14:paraId="2C191331" w14:textId="77777777" w:rsidR="0047503A" w:rsidRPr="004047FC" w:rsidRDefault="004047FC">
      <w:r w:rsidRPr="004047FC">
        <w:tab/>
      </w:r>
      <w:r w:rsidRPr="004047FC">
        <w:rPr>
          <w:rFonts w:hint="eastAsia"/>
        </w:rPr>
        <w:t>在</w:t>
      </w:r>
      <w:r w:rsidRPr="004047FC">
        <w:t>服务器端</w:t>
      </w:r>
      <w:r w:rsidRPr="004047FC">
        <w:rPr>
          <w:rFonts w:hint="eastAsia"/>
        </w:rPr>
        <w:t>使用</w:t>
      </w:r>
      <w:r w:rsidRPr="004047FC">
        <w:t>了</w:t>
      </w:r>
      <w:r w:rsidRPr="004047FC">
        <w:rPr>
          <w:rFonts w:hint="eastAsia"/>
        </w:rPr>
        <w:t>多环境</w:t>
      </w:r>
      <w:r w:rsidRPr="004047FC">
        <w:t>配置文件配置</w:t>
      </w:r>
      <w:r w:rsidRPr="004047FC">
        <w:t>Spring Boot</w:t>
      </w:r>
      <w:r w:rsidRPr="004047FC">
        <w:rPr>
          <w:rFonts w:hint="eastAsia"/>
        </w:rPr>
        <w:t>项目，开发版本和生产版本的配置相分离，有利于项目的开发与维护，</w:t>
      </w:r>
      <w:r w:rsidRPr="004047FC">
        <w:t>减少配置文件的修改</w:t>
      </w:r>
      <w:r w:rsidRPr="004047FC">
        <w:rPr>
          <w:rFonts w:hint="eastAsia"/>
        </w:rPr>
        <w:t>。下面主要介绍生产版本的配置内容。首先对数据库进行配置，数据库连接池采用</w:t>
      </w:r>
      <w:r w:rsidRPr="004047FC">
        <w:rPr>
          <w:rFonts w:hint="eastAsia"/>
        </w:rPr>
        <w:t>Druid</w:t>
      </w:r>
      <w:r w:rsidRPr="004047FC">
        <w:rPr>
          <w:rFonts w:hint="eastAsia"/>
        </w:rPr>
        <w:t>，</w:t>
      </w:r>
      <w:r w:rsidRPr="004047FC">
        <w:rPr>
          <w:rFonts w:hint="eastAsia"/>
        </w:rPr>
        <w:t xml:space="preserve"> Druid</w:t>
      </w:r>
      <w:r w:rsidRPr="004047FC">
        <w:rPr>
          <w:rFonts w:hint="eastAsia"/>
        </w:rPr>
        <w:t>是目前较好好的数据库连接池，在功能、性能、扩展性方面，都超过其他数据库连接池，包括</w:t>
      </w:r>
      <w:r w:rsidRPr="004047FC">
        <w:rPr>
          <w:rFonts w:hint="eastAsia"/>
        </w:rPr>
        <w:t>DBCP</w:t>
      </w:r>
      <w:r w:rsidRPr="004047FC">
        <w:rPr>
          <w:rFonts w:hint="eastAsia"/>
        </w:rPr>
        <w:t>、</w:t>
      </w:r>
      <w:r w:rsidRPr="004047FC">
        <w:rPr>
          <w:rFonts w:hint="eastAsia"/>
        </w:rPr>
        <w:t>C3P0</w:t>
      </w:r>
      <w:r w:rsidRPr="004047FC">
        <w:rPr>
          <w:rFonts w:hint="eastAsia"/>
        </w:rPr>
        <w:t>、</w:t>
      </w:r>
      <w:r w:rsidRPr="004047FC">
        <w:rPr>
          <w:rFonts w:hint="eastAsia"/>
        </w:rPr>
        <w:t>BoneCP</w:t>
      </w:r>
      <w:r w:rsidRPr="004047FC">
        <w:rPr>
          <w:rFonts w:hint="eastAsia"/>
        </w:rPr>
        <w:t>、</w:t>
      </w:r>
      <w:r w:rsidRPr="004047FC">
        <w:rPr>
          <w:rFonts w:hint="eastAsia"/>
        </w:rPr>
        <w:t>Proxool</w:t>
      </w:r>
      <w:r w:rsidRPr="004047FC">
        <w:rPr>
          <w:rFonts w:hint="eastAsia"/>
        </w:rPr>
        <w:t>、</w:t>
      </w:r>
      <w:r w:rsidRPr="004047FC">
        <w:rPr>
          <w:rFonts w:hint="eastAsia"/>
        </w:rPr>
        <w:t>JBoss DataSource</w:t>
      </w:r>
      <w:r w:rsidRPr="004047FC">
        <w:rPr>
          <w:rFonts w:hint="eastAsia"/>
        </w:rPr>
        <w:t>。由于使用了</w:t>
      </w:r>
      <w:r w:rsidRPr="004047FC">
        <w:rPr>
          <w:rFonts w:hint="eastAsia"/>
        </w:rPr>
        <w:t>Mybatis</w:t>
      </w:r>
      <w:r w:rsidRPr="004047FC">
        <w:rPr>
          <w:rFonts w:hint="eastAsia"/>
        </w:rPr>
        <w:t>作为持久层框架，需要配置</w:t>
      </w:r>
      <w:r w:rsidRPr="004047FC">
        <w:rPr>
          <w:rFonts w:hint="eastAsia"/>
        </w:rPr>
        <w:t>Mybatis</w:t>
      </w:r>
      <w:r w:rsidRPr="004047FC">
        <w:rPr>
          <w:rFonts w:hint="eastAsia"/>
        </w:rPr>
        <w:t>映射文件位置以便</w:t>
      </w:r>
      <w:r w:rsidRPr="004047FC">
        <w:rPr>
          <w:rFonts w:hint="eastAsia"/>
        </w:rPr>
        <w:t>Spring Boot</w:t>
      </w:r>
      <w:r w:rsidRPr="004047FC">
        <w:rPr>
          <w:rFonts w:hint="eastAsia"/>
        </w:rPr>
        <w:t>正确加载映射文件，配置项目中实体类的全类名，简化了</w:t>
      </w:r>
      <w:r w:rsidRPr="004047FC">
        <w:rPr>
          <w:rFonts w:hint="eastAsia"/>
        </w:rPr>
        <w:t>Mybatis</w:t>
      </w:r>
      <w:r w:rsidRPr="004047FC">
        <w:rPr>
          <w:rFonts w:hint="eastAsia"/>
        </w:rPr>
        <w:t>映射文件中代码的编写。此外添加了自定义配置字段，用来规定视频资源的存放位置和</w:t>
      </w:r>
      <w:r w:rsidRPr="004047FC">
        <w:rPr>
          <w:rFonts w:hint="eastAsia"/>
        </w:rPr>
        <w:t>URL</w:t>
      </w:r>
      <w:r w:rsidRPr="004047FC">
        <w:rPr>
          <w:rFonts w:hint="eastAsia"/>
        </w:rPr>
        <w:t>组成等等。以下是相关配置代码。</w:t>
      </w:r>
    </w:p>
    <w:tbl>
      <w:tblPr>
        <w:tblStyle w:val="a4"/>
        <w:tblW w:w="0" w:type="auto"/>
        <w:tblLook w:val="04A0" w:firstRow="1" w:lastRow="0" w:firstColumn="1" w:lastColumn="0" w:noHBand="0" w:noVBand="1"/>
      </w:tblPr>
      <w:tblGrid>
        <w:gridCol w:w="8522"/>
      </w:tblGrid>
      <w:tr w:rsidR="0047503A" w:rsidRPr="004047FC" w14:paraId="7D97CBBA" w14:textId="77777777">
        <w:tc>
          <w:tcPr>
            <w:tcW w:w="8522" w:type="dxa"/>
          </w:tcPr>
          <w:p w14:paraId="59021112" w14:textId="77777777" w:rsidR="0047503A" w:rsidRPr="004047FC" w:rsidRDefault="004047FC">
            <w:r w:rsidRPr="004047FC">
              <w:rPr>
                <w:rFonts w:hint="eastAsia"/>
              </w:rPr>
              <w:t>spring:</w:t>
            </w:r>
          </w:p>
          <w:p w14:paraId="3F55CA50" w14:textId="77777777" w:rsidR="0047503A" w:rsidRPr="004047FC" w:rsidRDefault="004047FC">
            <w:r w:rsidRPr="004047FC">
              <w:rPr>
                <w:rFonts w:hint="eastAsia"/>
              </w:rPr>
              <w:t xml:space="preserve">  datasource:</w:t>
            </w:r>
          </w:p>
          <w:p w14:paraId="593F32AE" w14:textId="77777777" w:rsidR="0047503A" w:rsidRPr="004047FC" w:rsidRDefault="004047FC">
            <w:r w:rsidRPr="004047FC">
              <w:rPr>
                <w:rFonts w:hint="eastAsia"/>
              </w:rPr>
              <w:t xml:space="preserve">    driver-class-name: com.mysql.cj.jdbc.Driver</w:t>
            </w:r>
          </w:p>
          <w:p w14:paraId="68883252" w14:textId="77777777" w:rsidR="0047503A" w:rsidRPr="004047FC" w:rsidRDefault="004047FC">
            <w:r w:rsidRPr="004047FC">
              <w:rPr>
                <w:rFonts w:hint="eastAsia"/>
              </w:rPr>
              <w:t xml:space="preserve">    type: com.alibaba.druid.pool.DruidDataSource</w:t>
            </w:r>
          </w:p>
          <w:p w14:paraId="4BFF7052" w14:textId="77777777" w:rsidR="0047503A" w:rsidRPr="004047FC" w:rsidRDefault="004047FC">
            <w:r w:rsidRPr="004047FC">
              <w:rPr>
                <w:rFonts w:hint="eastAsia"/>
              </w:rPr>
              <w:t xml:space="preserve">    filters: stat</w:t>
            </w:r>
          </w:p>
          <w:p w14:paraId="2184CF49" w14:textId="77777777" w:rsidR="0047503A" w:rsidRPr="004047FC" w:rsidRDefault="004047FC">
            <w:r w:rsidRPr="004047FC">
              <w:rPr>
                <w:rFonts w:hint="eastAsia"/>
              </w:rPr>
              <w:t xml:space="preserve">    maxActive: 20</w:t>
            </w:r>
          </w:p>
          <w:p w14:paraId="7F10E0A8" w14:textId="77777777" w:rsidR="0047503A" w:rsidRPr="004047FC" w:rsidRDefault="004047FC">
            <w:r w:rsidRPr="004047FC">
              <w:rPr>
                <w:rFonts w:hint="eastAsia"/>
              </w:rPr>
              <w:t xml:space="preserve">    initialSize: 1</w:t>
            </w:r>
          </w:p>
          <w:p w14:paraId="458795A0" w14:textId="77777777" w:rsidR="0047503A" w:rsidRPr="004047FC" w:rsidRDefault="004047FC">
            <w:r w:rsidRPr="004047FC">
              <w:rPr>
                <w:rFonts w:hint="eastAsia"/>
              </w:rPr>
              <w:t xml:space="preserve">    maxWait: 60000</w:t>
            </w:r>
          </w:p>
          <w:p w14:paraId="7D83FA0E" w14:textId="77777777" w:rsidR="0047503A" w:rsidRPr="004047FC" w:rsidRDefault="004047FC">
            <w:r w:rsidRPr="004047FC">
              <w:rPr>
                <w:rFonts w:hint="eastAsia"/>
              </w:rPr>
              <w:t xml:space="preserve">    minIdle: 1</w:t>
            </w:r>
          </w:p>
          <w:p w14:paraId="4B1CF09C" w14:textId="77777777" w:rsidR="0047503A" w:rsidRPr="004047FC" w:rsidRDefault="004047FC">
            <w:r w:rsidRPr="004047FC">
              <w:rPr>
                <w:rFonts w:hint="eastAsia"/>
              </w:rPr>
              <w:t xml:space="preserve">    timeBetweenEvictionRunsMillis: 60000</w:t>
            </w:r>
          </w:p>
          <w:p w14:paraId="30475E86" w14:textId="77777777" w:rsidR="0047503A" w:rsidRPr="004047FC" w:rsidRDefault="004047FC">
            <w:r w:rsidRPr="004047FC">
              <w:rPr>
                <w:rFonts w:hint="eastAsia"/>
              </w:rPr>
              <w:t xml:space="preserve">    minEvictableIdleTimeMillis: 300000</w:t>
            </w:r>
          </w:p>
          <w:p w14:paraId="3D0209F4" w14:textId="77777777" w:rsidR="0047503A" w:rsidRPr="004047FC" w:rsidRDefault="004047FC">
            <w:r w:rsidRPr="004047FC">
              <w:rPr>
                <w:rFonts w:hint="eastAsia"/>
              </w:rPr>
              <w:t xml:space="preserve">    validationQuery: select 'x'</w:t>
            </w:r>
          </w:p>
          <w:p w14:paraId="1244B63A" w14:textId="77777777" w:rsidR="0047503A" w:rsidRPr="004047FC" w:rsidRDefault="004047FC">
            <w:r w:rsidRPr="004047FC">
              <w:rPr>
                <w:rFonts w:hint="eastAsia"/>
              </w:rPr>
              <w:t xml:space="preserve">    testWhileIdle: true</w:t>
            </w:r>
          </w:p>
          <w:p w14:paraId="710F87B7" w14:textId="77777777" w:rsidR="0047503A" w:rsidRPr="004047FC" w:rsidRDefault="004047FC">
            <w:r w:rsidRPr="004047FC">
              <w:rPr>
                <w:rFonts w:hint="eastAsia"/>
              </w:rPr>
              <w:t xml:space="preserve">    testOnBorrow: false</w:t>
            </w:r>
          </w:p>
          <w:p w14:paraId="7BD65D9B" w14:textId="77777777" w:rsidR="0047503A" w:rsidRPr="004047FC" w:rsidRDefault="004047FC">
            <w:r w:rsidRPr="004047FC">
              <w:rPr>
                <w:rFonts w:hint="eastAsia"/>
              </w:rPr>
              <w:t xml:space="preserve">    testOnReturn: false</w:t>
            </w:r>
          </w:p>
          <w:p w14:paraId="69D1F353" w14:textId="77777777" w:rsidR="0047503A" w:rsidRPr="004047FC" w:rsidRDefault="004047FC">
            <w:r w:rsidRPr="004047FC">
              <w:rPr>
                <w:rFonts w:hint="eastAsia"/>
              </w:rPr>
              <w:t xml:space="preserve">    poolPreparedStatements: true</w:t>
            </w:r>
          </w:p>
          <w:p w14:paraId="3670A646" w14:textId="77777777" w:rsidR="0047503A" w:rsidRPr="004047FC" w:rsidRDefault="004047FC">
            <w:r w:rsidRPr="004047FC">
              <w:rPr>
                <w:rFonts w:hint="eastAsia"/>
              </w:rPr>
              <w:t xml:space="preserve">    maxOpenPreparedStatements: 20</w:t>
            </w:r>
          </w:p>
          <w:p w14:paraId="1AA78D38" w14:textId="77777777" w:rsidR="0047503A" w:rsidRPr="004047FC" w:rsidRDefault="0047503A"/>
          <w:p w14:paraId="28E16341" w14:textId="77777777" w:rsidR="0047503A" w:rsidRPr="004047FC" w:rsidRDefault="004047FC">
            <w:r w:rsidRPr="004047FC">
              <w:rPr>
                <w:rFonts w:hint="eastAsia"/>
              </w:rPr>
              <w:t>mybatis:</w:t>
            </w:r>
          </w:p>
          <w:p w14:paraId="69A97A25" w14:textId="77777777" w:rsidR="0047503A" w:rsidRPr="004047FC" w:rsidRDefault="004047FC">
            <w:r w:rsidRPr="004047FC">
              <w:rPr>
                <w:rFonts w:hint="eastAsia"/>
              </w:rPr>
              <w:t xml:space="preserve">  mapper-locations: classpath:mapper/*Mapper.xml</w:t>
            </w:r>
          </w:p>
          <w:p w14:paraId="25BFCCDD" w14:textId="77777777" w:rsidR="0047503A" w:rsidRPr="004047FC" w:rsidRDefault="004047FC">
            <w:r w:rsidRPr="004047FC">
              <w:rPr>
                <w:rFonts w:hint="eastAsia"/>
              </w:rPr>
              <w:t xml:space="preserve">  type-aliases-package: com.bear.bearspringboot.entity </w:t>
            </w:r>
          </w:p>
          <w:p w14:paraId="4A22F195" w14:textId="77777777" w:rsidR="0047503A" w:rsidRPr="004047FC" w:rsidRDefault="0047503A"/>
          <w:p w14:paraId="399ABCEB" w14:textId="77777777" w:rsidR="0047503A" w:rsidRPr="004047FC" w:rsidRDefault="004047FC">
            <w:r w:rsidRPr="004047FC">
              <w:rPr>
                <w:rFonts w:hint="eastAsia"/>
              </w:rPr>
              <w:lastRenderedPageBreak/>
              <w:t>server:</w:t>
            </w:r>
          </w:p>
          <w:p w14:paraId="004E4A68" w14:textId="77777777" w:rsidR="0047503A" w:rsidRPr="004047FC" w:rsidRDefault="004047FC">
            <w:r w:rsidRPr="004047FC">
              <w:rPr>
                <w:rFonts w:hint="eastAsia"/>
              </w:rPr>
              <w:t xml:space="preserve">  port: 80</w:t>
            </w:r>
          </w:p>
          <w:p w14:paraId="568932C0" w14:textId="77777777" w:rsidR="0047503A" w:rsidRPr="004047FC" w:rsidRDefault="0047503A"/>
          <w:p w14:paraId="686CC7B7" w14:textId="77777777" w:rsidR="0047503A" w:rsidRPr="004047FC" w:rsidRDefault="004047FC">
            <w:r w:rsidRPr="004047FC">
              <w:rPr>
                <w:rFonts w:hint="eastAsia"/>
              </w:rPr>
              <w:t>graduation:</w:t>
            </w:r>
          </w:p>
          <w:p w14:paraId="3036A926" w14:textId="77777777" w:rsidR="0047503A" w:rsidRPr="004047FC" w:rsidRDefault="004047FC">
            <w:r w:rsidRPr="004047FC">
              <w:rPr>
                <w:rFonts w:hint="eastAsia"/>
              </w:rPr>
              <w:t xml:space="preserve">  path: E:/graduation/uploadPath</w:t>
            </w:r>
          </w:p>
          <w:p w14:paraId="3C03DF56" w14:textId="77777777" w:rsidR="0047503A" w:rsidRPr="004047FC" w:rsidRDefault="004047FC">
            <w:r w:rsidRPr="004047FC">
              <w:rPr>
                <w:rFonts w:hint="eastAsia"/>
              </w:rPr>
              <w:t xml:space="preserve">  hlsExt: .m3u8</w:t>
            </w:r>
          </w:p>
          <w:p w14:paraId="7B9BB97C" w14:textId="77777777" w:rsidR="0047503A" w:rsidRPr="004047FC" w:rsidRDefault="004047FC">
            <w:r w:rsidRPr="004047FC">
              <w:rPr>
                <w:rFonts w:hint="eastAsia"/>
              </w:rPr>
              <w:t xml:space="preserve">  hlsPort: 9988</w:t>
            </w:r>
          </w:p>
          <w:p w14:paraId="2027C2AF" w14:textId="77777777" w:rsidR="0047503A" w:rsidRPr="004047FC" w:rsidRDefault="004047FC">
            <w:r w:rsidRPr="004047FC">
              <w:rPr>
                <w:rFonts w:hint="eastAsia"/>
              </w:rPr>
              <w:t xml:space="preserve">  hlsPre: http</w:t>
            </w:r>
          </w:p>
          <w:p w14:paraId="30647823" w14:textId="77777777" w:rsidR="0047503A" w:rsidRPr="004047FC" w:rsidRDefault="0047503A"/>
          <w:p w14:paraId="196191E9" w14:textId="77777777" w:rsidR="0047503A" w:rsidRPr="004047FC" w:rsidRDefault="004047FC">
            <w:r w:rsidRPr="004047FC">
              <w:rPr>
                <w:rFonts w:hint="eastAsia"/>
              </w:rPr>
              <w:t>pageHelper:</w:t>
            </w:r>
          </w:p>
          <w:p w14:paraId="4F275E27" w14:textId="77777777" w:rsidR="0047503A" w:rsidRPr="004047FC" w:rsidRDefault="004047FC">
            <w:r w:rsidRPr="004047FC">
              <w:rPr>
                <w:rFonts w:hint="eastAsia"/>
              </w:rPr>
              <w:t xml:space="preserve">  helperDialect: mysql</w:t>
            </w:r>
          </w:p>
          <w:p w14:paraId="3453D516" w14:textId="77777777" w:rsidR="0047503A" w:rsidRPr="004047FC" w:rsidRDefault="004047FC">
            <w:r w:rsidRPr="004047FC">
              <w:rPr>
                <w:rFonts w:hint="eastAsia"/>
              </w:rPr>
              <w:t xml:space="preserve">  reasonable: true  </w:t>
            </w:r>
          </w:p>
          <w:p w14:paraId="0F227B72" w14:textId="77777777" w:rsidR="0047503A" w:rsidRPr="004047FC" w:rsidRDefault="004047FC">
            <w:r w:rsidRPr="004047FC">
              <w:rPr>
                <w:rFonts w:hint="eastAsia"/>
              </w:rPr>
              <w:t xml:space="preserve">  supportMethodsArguments: true</w:t>
            </w:r>
          </w:p>
          <w:p w14:paraId="38E67EB6" w14:textId="77777777" w:rsidR="0047503A" w:rsidRPr="004047FC" w:rsidRDefault="004047FC">
            <w:r w:rsidRPr="004047FC">
              <w:rPr>
                <w:rFonts w:hint="eastAsia"/>
              </w:rPr>
              <w:t xml:space="preserve">  params: count=countSql</w:t>
            </w:r>
          </w:p>
        </w:tc>
      </w:tr>
    </w:tbl>
    <w:p w14:paraId="436FA6F1" w14:textId="77777777" w:rsidR="0047503A" w:rsidRPr="004047FC" w:rsidRDefault="0047503A"/>
    <w:p w14:paraId="2D643582" w14:textId="77777777" w:rsidR="0047503A" w:rsidRPr="004047FC" w:rsidRDefault="004047FC">
      <w:pPr>
        <w:numPr>
          <w:ilvl w:val="0"/>
          <w:numId w:val="15"/>
        </w:numPr>
      </w:pPr>
      <w:r w:rsidRPr="004047FC">
        <w:rPr>
          <w:rFonts w:hint="eastAsia"/>
        </w:rPr>
        <w:t>移动端</w:t>
      </w:r>
    </w:p>
    <w:p w14:paraId="78657A6A" w14:textId="77777777" w:rsidR="0047503A" w:rsidRPr="004047FC" w:rsidRDefault="004047FC">
      <w:pPr>
        <w:ind w:firstLine="420"/>
      </w:pPr>
      <w:r w:rsidRPr="004047FC">
        <w:rPr>
          <w:rFonts w:hint="eastAsia"/>
        </w:rPr>
        <w:t>下面介绍应急演练辅助教学系统移动端的环境搭建。移动端基于</w:t>
      </w:r>
      <w:r w:rsidRPr="004047FC">
        <w:rPr>
          <w:rFonts w:hint="eastAsia"/>
        </w:rPr>
        <w:t>Uniapp</w:t>
      </w:r>
      <w:r w:rsidRPr="004047FC">
        <w:rPr>
          <w:rFonts w:hint="eastAsia"/>
        </w:rPr>
        <w:t>框架开发，</w:t>
      </w:r>
      <w:r w:rsidRPr="004047FC">
        <w:rPr>
          <w:rFonts w:hint="eastAsia"/>
        </w:rPr>
        <w:t>Uniapp</w:t>
      </w:r>
      <w:r w:rsidRPr="004047FC">
        <w:rPr>
          <w:rFonts w:hint="eastAsia"/>
        </w:rPr>
        <w:t>框架中</w:t>
      </w:r>
      <w:r w:rsidRPr="004047FC">
        <w:t>以</w:t>
      </w:r>
      <w:r w:rsidRPr="004047FC">
        <w:rPr>
          <w:rFonts w:hint="eastAsia"/>
        </w:rPr>
        <w:t>Vue</w:t>
      </w:r>
      <w:r w:rsidRPr="004047FC">
        <w:rPr>
          <w:rFonts w:hint="eastAsia"/>
        </w:rPr>
        <w:t>为基础，因此移动端的依赖管理工具也是</w:t>
      </w:r>
      <w:r w:rsidRPr="004047FC">
        <w:rPr>
          <w:rFonts w:hint="eastAsia"/>
        </w:rPr>
        <w:t>npm</w:t>
      </w:r>
      <w:r w:rsidRPr="004047FC">
        <w:rPr>
          <w:rFonts w:hint="eastAsia"/>
        </w:rPr>
        <w:t>，此处就不一一展开描述了。移动端每个页面和路由路径一一对应，相关映射关系如下所示。</w:t>
      </w:r>
    </w:p>
    <w:tbl>
      <w:tblPr>
        <w:tblStyle w:val="a4"/>
        <w:tblW w:w="0" w:type="auto"/>
        <w:tblLook w:val="04A0" w:firstRow="1" w:lastRow="0" w:firstColumn="1" w:lastColumn="0" w:noHBand="0" w:noVBand="1"/>
      </w:tblPr>
      <w:tblGrid>
        <w:gridCol w:w="8522"/>
      </w:tblGrid>
      <w:tr w:rsidR="0047503A" w:rsidRPr="004047FC" w14:paraId="1E4419BE" w14:textId="77777777">
        <w:tc>
          <w:tcPr>
            <w:tcW w:w="8522" w:type="dxa"/>
          </w:tcPr>
          <w:p w14:paraId="68162B91" w14:textId="77777777" w:rsidR="0047503A" w:rsidRPr="004047FC" w:rsidRDefault="004047FC">
            <w:r w:rsidRPr="004047FC">
              <w:t>"pages": [</w:t>
            </w:r>
          </w:p>
          <w:p w14:paraId="35924BA5" w14:textId="77777777" w:rsidR="0047503A" w:rsidRPr="004047FC" w:rsidRDefault="004047FC">
            <w:r w:rsidRPr="004047FC">
              <w:tab/>
            </w:r>
            <w:r w:rsidRPr="004047FC">
              <w:tab/>
              <w:t>{</w:t>
            </w:r>
          </w:p>
          <w:p w14:paraId="486CB6FB" w14:textId="77777777" w:rsidR="0047503A" w:rsidRPr="004047FC" w:rsidRDefault="004047FC">
            <w:r w:rsidRPr="004047FC">
              <w:tab/>
            </w:r>
            <w:r w:rsidRPr="004047FC">
              <w:tab/>
              <w:t xml:space="preserve">    "path" : "pages/login/login"</w:t>
            </w:r>
            <w:r w:rsidRPr="004047FC">
              <w:rPr>
                <w:rFonts w:hint="eastAsia"/>
              </w:rPr>
              <w:t>，</w:t>
            </w:r>
          </w:p>
          <w:p w14:paraId="0DB4A450" w14:textId="77777777" w:rsidR="0047503A" w:rsidRPr="004047FC" w:rsidRDefault="004047FC">
            <w:r w:rsidRPr="004047FC">
              <w:tab/>
            </w:r>
            <w:r w:rsidRPr="004047FC">
              <w:tab/>
              <w:t xml:space="preserve">    "style" : {}</w:t>
            </w:r>
          </w:p>
          <w:p w14:paraId="66103E78" w14:textId="77777777" w:rsidR="0047503A" w:rsidRPr="004047FC" w:rsidRDefault="004047FC">
            <w:r w:rsidRPr="004047FC">
              <w:tab/>
            </w:r>
            <w:r w:rsidRPr="004047FC">
              <w:tab/>
              <w:t>}</w:t>
            </w:r>
            <w:r w:rsidRPr="004047FC">
              <w:rPr>
                <w:rFonts w:hint="eastAsia"/>
              </w:rPr>
              <w:t>，</w:t>
            </w:r>
          </w:p>
          <w:p w14:paraId="18395E48" w14:textId="77777777" w:rsidR="0047503A" w:rsidRPr="004047FC" w:rsidRDefault="004047FC">
            <w:r w:rsidRPr="004047FC">
              <w:tab/>
            </w:r>
            <w:r w:rsidRPr="004047FC">
              <w:tab/>
              <w:t>{</w:t>
            </w:r>
          </w:p>
          <w:p w14:paraId="6BE2BE14" w14:textId="77777777" w:rsidR="0047503A" w:rsidRPr="004047FC" w:rsidRDefault="004047FC">
            <w:r w:rsidRPr="004047FC">
              <w:tab/>
            </w:r>
            <w:r w:rsidRPr="004047FC">
              <w:tab/>
              <w:t xml:space="preserve">    "path" : "pages/login/register"</w:t>
            </w:r>
            <w:r w:rsidRPr="004047FC">
              <w:rPr>
                <w:rFonts w:hint="eastAsia"/>
              </w:rPr>
              <w:t>，</w:t>
            </w:r>
          </w:p>
          <w:p w14:paraId="74A301DE" w14:textId="77777777" w:rsidR="0047503A" w:rsidRPr="004047FC" w:rsidRDefault="004047FC">
            <w:r w:rsidRPr="004047FC">
              <w:tab/>
            </w:r>
            <w:r w:rsidRPr="004047FC">
              <w:tab/>
              <w:t xml:space="preserve">    "style" : {}</w:t>
            </w:r>
          </w:p>
          <w:p w14:paraId="2C8BA48D" w14:textId="77777777" w:rsidR="0047503A" w:rsidRPr="004047FC" w:rsidRDefault="004047FC">
            <w:r w:rsidRPr="004047FC">
              <w:tab/>
            </w:r>
            <w:r w:rsidRPr="004047FC">
              <w:tab/>
              <w:t>}</w:t>
            </w:r>
            <w:r w:rsidRPr="004047FC">
              <w:rPr>
                <w:rFonts w:hint="eastAsia"/>
              </w:rPr>
              <w:t>，</w:t>
            </w:r>
          </w:p>
          <w:p w14:paraId="0434754A" w14:textId="77777777" w:rsidR="0047503A" w:rsidRPr="004047FC" w:rsidRDefault="004047FC">
            <w:r w:rsidRPr="004047FC">
              <w:tab/>
            </w:r>
            <w:r w:rsidRPr="004047FC">
              <w:tab/>
              <w:t>{</w:t>
            </w:r>
          </w:p>
          <w:p w14:paraId="6B8456F8" w14:textId="77777777" w:rsidR="0047503A" w:rsidRPr="004047FC" w:rsidRDefault="004047FC">
            <w:r w:rsidRPr="004047FC">
              <w:tab/>
            </w:r>
            <w:r w:rsidRPr="004047FC">
              <w:tab/>
              <w:t xml:space="preserve">    "path" : "pages/login/forget"</w:t>
            </w:r>
            <w:r w:rsidRPr="004047FC">
              <w:rPr>
                <w:rFonts w:hint="eastAsia"/>
              </w:rPr>
              <w:t>，</w:t>
            </w:r>
          </w:p>
          <w:p w14:paraId="4F09660C" w14:textId="77777777" w:rsidR="0047503A" w:rsidRPr="004047FC" w:rsidRDefault="004047FC">
            <w:r w:rsidRPr="004047FC">
              <w:tab/>
            </w:r>
            <w:r w:rsidRPr="004047FC">
              <w:tab/>
              <w:t xml:space="preserve">    "style" : {}</w:t>
            </w:r>
          </w:p>
          <w:p w14:paraId="369CC13D" w14:textId="77777777" w:rsidR="0047503A" w:rsidRPr="004047FC" w:rsidRDefault="004047FC">
            <w:r w:rsidRPr="004047FC">
              <w:tab/>
            </w:r>
            <w:r w:rsidRPr="004047FC">
              <w:tab/>
              <w:t>}</w:t>
            </w:r>
            <w:r w:rsidRPr="004047FC">
              <w:rPr>
                <w:rFonts w:hint="eastAsia"/>
              </w:rPr>
              <w:t>，</w:t>
            </w:r>
          </w:p>
          <w:p w14:paraId="36AE03B3" w14:textId="77777777" w:rsidR="0047503A" w:rsidRPr="004047FC" w:rsidRDefault="004047FC">
            <w:r w:rsidRPr="004047FC">
              <w:tab/>
            </w:r>
            <w:r w:rsidRPr="004047FC">
              <w:tab/>
              <w:t>{</w:t>
            </w:r>
          </w:p>
          <w:p w14:paraId="4CD0A8E4" w14:textId="77777777" w:rsidR="0047503A" w:rsidRPr="004047FC" w:rsidRDefault="004047FC">
            <w:r w:rsidRPr="004047FC">
              <w:tab/>
            </w:r>
            <w:r w:rsidRPr="004047FC">
              <w:tab/>
              <w:t xml:space="preserve">    "path" : "pages/me/index"</w:t>
            </w:r>
            <w:r w:rsidRPr="004047FC">
              <w:rPr>
                <w:rFonts w:hint="eastAsia"/>
              </w:rPr>
              <w:t>，</w:t>
            </w:r>
          </w:p>
          <w:p w14:paraId="7BEC1BE0" w14:textId="77777777" w:rsidR="0047503A" w:rsidRPr="004047FC" w:rsidRDefault="004047FC">
            <w:r w:rsidRPr="004047FC">
              <w:tab/>
            </w:r>
            <w:r w:rsidRPr="004047FC">
              <w:tab/>
              <w:t xml:space="preserve">    "style" : {}</w:t>
            </w:r>
          </w:p>
          <w:p w14:paraId="2BF6538B" w14:textId="77777777" w:rsidR="0047503A" w:rsidRPr="004047FC" w:rsidRDefault="004047FC">
            <w:r w:rsidRPr="004047FC">
              <w:tab/>
            </w:r>
            <w:r w:rsidRPr="004047FC">
              <w:tab/>
              <w:t>}</w:t>
            </w:r>
            <w:r w:rsidRPr="004047FC">
              <w:rPr>
                <w:rFonts w:hint="eastAsia"/>
              </w:rPr>
              <w:t>，</w:t>
            </w:r>
          </w:p>
          <w:p w14:paraId="23EFB604" w14:textId="77777777" w:rsidR="0047503A" w:rsidRPr="004047FC" w:rsidRDefault="004047FC">
            <w:r w:rsidRPr="004047FC">
              <w:tab/>
            </w:r>
            <w:r w:rsidRPr="004047FC">
              <w:tab/>
              <w:t>{</w:t>
            </w:r>
          </w:p>
          <w:p w14:paraId="3E268BF9" w14:textId="77777777" w:rsidR="0047503A" w:rsidRPr="004047FC" w:rsidRDefault="004047FC">
            <w:r w:rsidRPr="004047FC">
              <w:tab/>
            </w:r>
            <w:r w:rsidRPr="004047FC">
              <w:tab/>
            </w:r>
            <w:r w:rsidRPr="004047FC">
              <w:tab/>
              <w:t>"path":"pages/me/liveHistory"</w:t>
            </w:r>
          </w:p>
          <w:p w14:paraId="67D4A519" w14:textId="77777777" w:rsidR="0047503A" w:rsidRPr="004047FC" w:rsidRDefault="004047FC">
            <w:r w:rsidRPr="004047FC">
              <w:tab/>
            </w:r>
            <w:r w:rsidRPr="004047FC">
              <w:tab/>
              <w:t>}</w:t>
            </w:r>
            <w:r w:rsidRPr="004047FC">
              <w:rPr>
                <w:rFonts w:hint="eastAsia"/>
              </w:rPr>
              <w:t>，</w:t>
            </w:r>
          </w:p>
          <w:p w14:paraId="63CEA186" w14:textId="77777777" w:rsidR="0047503A" w:rsidRPr="004047FC" w:rsidRDefault="004047FC">
            <w:r w:rsidRPr="004047FC">
              <w:tab/>
            </w:r>
            <w:r w:rsidRPr="004047FC">
              <w:tab/>
              <w:t>{</w:t>
            </w:r>
          </w:p>
          <w:p w14:paraId="09176BAC" w14:textId="77777777" w:rsidR="0047503A" w:rsidRPr="004047FC" w:rsidRDefault="004047FC">
            <w:r w:rsidRPr="004047FC">
              <w:t xml:space="preserve">            "path" : "pages/live/playVideos"</w:t>
            </w:r>
            <w:r w:rsidRPr="004047FC">
              <w:rPr>
                <w:rFonts w:hint="eastAsia"/>
              </w:rPr>
              <w:t>，</w:t>
            </w:r>
          </w:p>
          <w:p w14:paraId="628A5EBA" w14:textId="77777777" w:rsidR="0047503A" w:rsidRPr="004047FC" w:rsidRDefault="004047FC">
            <w:r w:rsidRPr="004047FC">
              <w:t xml:space="preserve">            "style" : {}</w:t>
            </w:r>
          </w:p>
          <w:p w14:paraId="7160FD14" w14:textId="77777777" w:rsidR="0047503A" w:rsidRPr="004047FC" w:rsidRDefault="004047FC">
            <w:r w:rsidRPr="004047FC">
              <w:t xml:space="preserve">        }</w:t>
            </w:r>
            <w:r w:rsidRPr="004047FC">
              <w:rPr>
                <w:rFonts w:hint="eastAsia"/>
              </w:rPr>
              <w:t>，</w:t>
            </w:r>
          </w:p>
          <w:p w14:paraId="30D9DD9B" w14:textId="77777777" w:rsidR="0047503A" w:rsidRPr="004047FC" w:rsidRDefault="004047FC">
            <w:r w:rsidRPr="004047FC">
              <w:tab/>
              <w:t xml:space="preserve">    {</w:t>
            </w:r>
          </w:p>
          <w:p w14:paraId="3117482B" w14:textId="77777777" w:rsidR="0047503A" w:rsidRPr="004047FC" w:rsidRDefault="004047FC">
            <w:r w:rsidRPr="004047FC">
              <w:lastRenderedPageBreak/>
              <w:t xml:space="preserve">            "path" : "pages/live/live"</w:t>
            </w:r>
            <w:r w:rsidRPr="004047FC">
              <w:rPr>
                <w:rFonts w:hint="eastAsia"/>
              </w:rPr>
              <w:t>，</w:t>
            </w:r>
          </w:p>
          <w:p w14:paraId="653870B0" w14:textId="77777777" w:rsidR="0047503A" w:rsidRPr="004047FC" w:rsidRDefault="004047FC">
            <w:r w:rsidRPr="004047FC">
              <w:t xml:space="preserve">            "style" : {}</w:t>
            </w:r>
          </w:p>
          <w:p w14:paraId="4147EC53" w14:textId="77777777" w:rsidR="0047503A" w:rsidRPr="004047FC" w:rsidRDefault="004047FC">
            <w:r w:rsidRPr="004047FC">
              <w:t xml:space="preserve">        }</w:t>
            </w:r>
            <w:r w:rsidRPr="004047FC">
              <w:rPr>
                <w:rFonts w:hint="eastAsia"/>
              </w:rPr>
              <w:t>，</w:t>
            </w:r>
          </w:p>
          <w:p w14:paraId="7F420490" w14:textId="77777777" w:rsidR="0047503A" w:rsidRPr="004047FC" w:rsidRDefault="004047FC">
            <w:r w:rsidRPr="004047FC">
              <w:tab/>
            </w:r>
            <w:r w:rsidRPr="004047FC">
              <w:tab/>
              <w:t>{</w:t>
            </w:r>
          </w:p>
          <w:p w14:paraId="22B61568" w14:textId="77777777" w:rsidR="0047503A" w:rsidRPr="004047FC" w:rsidRDefault="004047FC">
            <w:r w:rsidRPr="004047FC">
              <w:tab/>
            </w:r>
            <w:r w:rsidRPr="004047FC">
              <w:tab/>
            </w:r>
            <w:r w:rsidRPr="004047FC">
              <w:tab/>
              <w:t>"path":"pages/live/beforeLive"</w:t>
            </w:r>
            <w:r w:rsidRPr="004047FC">
              <w:rPr>
                <w:rFonts w:hint="eastAsia"/>
              </w:rPr>
              <w:t>，</w:t>
            </w:r>
          </w:p>
          <w:p w14:paraId="3E5FEB75" w14:textId="77777777" w:rsidR="0047503A" w:rsidRPr="004047FC" w:rsidRDefault="004047FC">
            <w:r w:rsidRPr="004047FC">
              <w:tab/>
            </w:r>
            <w:r w:rsidRPr="004047FC">
              <w:tab/>
            </w:r>
            <w:r w:rsidRPr="004047FC">
              <w:tab/>
              <w:t>"style": {}</w:t>
            </w:r>
          </w:p>
          <w:p w14:paraId="00D8B595" w14:textId="77777777" w:rsidR="0047503A" w:rsidRPr="004047FC" w:rsidRDefault="004047FC">
            <w:r w:rsidRPr="004047FC">
              <w:tab/>
            </w:r>
            <w:r w:rsidRPr="004047FC">
              <w:tab/>
              <w:t>}</w:t>
            </w:r>
            <w:r w:rsidRPr="004047FC">
              <w:rPr>
                <w:rFonts w:hint="eastAsia"/>
              </w:rPr>
              <w:t>，</w:t>
            </w:r>
          </w:p>
          <w:p w14:paraId="14BAD2F3" w14:textId="77777777" w:rsidR="0047503A" w:rsidRPr="004047FC" w:rsidRDefault="004047FC">
            <w:r w:rsidRPr="004047FC">
              <w:tab/>
            </w:r>
            <w:r w:rsidRPr="004047FC">
              <w:tab/>
              <w:t>{</w:t>
            </w:r>
          </w:p>
          <w:p w14:paraId="5E3B6222" w14:textId="77777777" w:rsidR="0047503A" w:rsidRPr="004047FC" w:rsidRDefault="004047FC">
            <w:r w:rsidRPr="004047FC">
              <w:t xml:space="preserve">            "path" : "pages/home/index"</w:t>
            </w:r>
            <w:r w:rsidRPr="004047FC">
              <w:rPr>
                <w:rFonts w:hint="eastAsia"/>
              </w:rPr>
              <w:t>，</w:t>
            </w:r>
          </w:p>
          <w:p w14:paraId="27309DFD" w14:textId="77777777" w:rsidR="0047503A" w:rsidRPr="004047FC" w:rsidRDefault="004047FC">
            <w:r w:rsidRPr="004047FC">
              <w:t xml:space="preserve">            "style" : {}</w:t>
            </w:r>
          </w:p>
          <w:p w14:paraId="0F29B6CC" w14:textId="77777777" w:rsidR="0047503A" w:rsidRPr="004047FC" w:rsidRDefault="004047FC">
            <w:r w:rsidRPr="004047FC">
              <w:t xml:space="preserve">        }</w:t>
            </w:r>
          </w:p>
          <w:p w14:paraId="4E567950" w14:textId="77777777" w:rsidR="0047503A" w:rsidRPr="004047FC" w:rsidRDefault="004047FC">
            <w:r w:rsidRPr="004047FC">
              <w:t xml:space="preserve">        </w:t>
            </w:r>
            <w:r w:rsidRPr="004047FC">
              <w:rPr>
                <w:rFonts w:hint="eastAsia"/>
              </w:rPr>
              <w:t>，</w:t>
            </w:r>
            <w:r w:rsidRPr="004047FC">
              <w:t>{</w:t>
            </w:r>
          </w:p>
          <w:p w14:paraId="6678DDA8" w14:textId="77777777" w:rsidR="0047503A" w:rsidRPr="004047FC" w:rsidRDefault="004047FC">
            <w:r w:rsidRPr="004047FC">
              <w:t xml:space="preserve">            "path" : "pages/live/record"</w:t>
            </w:r>
            <w:r w:rsidRPr="004047FC">
              <w:rPr>
                <w:rFonts w:hint="eastAsia"/>
              </w:rPr>
              <w:t>，</w:t>
            </w:r>
          </w:p>
          <w:p w14:paraId="45DC6FF1" w14:textId="77777777" w:rsidR="0047503A" w:rsidRPr="004047FC" w:rsidRDefault="004047FC">
            <w:r w:rsidRPr="004047FC">
              <w:t xml:space="preserve">            "style" : {}</w:t>
            </w:r>
          </w:p>
          <w:p w14:paraId="34BF3855" w14:textId="77777777" w:rsidR="0047503A" w:rsidRPr="004047FC" w:rsidRDefault="004047FC">
            <w:r w:rsidRPr="004047FC">
              <w:t xml:space="preserve">        }</w:t>
            </w:r>
          </w:p>
          <w:p w14:paraId="26E0EF2B" w14:textId="77777777" w:rsidR="0047503A" w:rsidRPr="004047FC" w:rsidRDefault="004047FC">
            <w:r w:rsidRPr="004047FC">
              <w:t xml:space="preserve">    ]</w:t>
            </w:r>
            <w:r w:rsidRPr="004047FC">
              <w:rPr>
                <w:rFonts w:hint="eastAsia"/>
              </w:rPr>
              <w:t>，</w:t>
            </w:r>
          </w:p>
        </w:tc>
      </w:tr>
    </w:tbl>
    <w:p w14:paraId="359C4EB0" w14:textId="77777777" w:rsidR="0047503A" w:rsidRPr="004047FC" w:rsidRDefault="0047503A"/>
    <w:p w14:paraId="48838669" w14:textId="77777777" w:rsidR="0047503A" w:rsidRPr="004047FC" w:rsidRDefault="004047FC">
      <w:pPr>
        <w:pStyle w:val="2"/>
        <w:numPr>
          <w:ilvl w:val="1"/>
          <w:numId w:val="2"/>
        </w:numPr>
      </w:pPr>
      <w:bookmarkStart w:id="90" w:name="_Toc28463"/>
      <w:r w:rsidRPr="004047FC">
        <w:rPr>
          <w:rFonts w:hint="eastAsia"/>
        </w:rPr>
        <w:t>系统功能实现</w:t>
      </w:r>
      <w:bookmarkEnd w:id="90"/>
    </w:p>
    <w:p w14:paraId="78C84721" w14:textId="77777777" w:rsidR="0047503A" w:rsidRPr="004047FC" w:rsidRDefault="004047FC">
      <w:pPr>
        <w:ind w:firstLine="420"/>
      </w:pPr>
      <w:r w:rsidRPr="004047FC">
        <w:rPr>
          <w:rFonts w:hint="eastAsia"/>
        </w:rPr>
        <w:t>下面介绍本文应急演练辅助教学系统的核心功能实现，主要包括应急演练直播模块、应急演练录播模块、应急演练交互模块、应急演练配置模块、应急演练评估模块和用户管理模块。</w:t>
      </w:r>
    </w:p>
    <w:p w14:paraId="365DA6CA" w14:textId="77777777" w:rsidR="0047503A" w:rsidRPr="004047FC" w:rsidRDefault="004047FC">
      <w:pPr>
        <w:pStyle w:val="3"/>
        <w:numPr>
          <w:ilvl w:val="2"/>
          <w:numId w:val="2"/>
        </w:numPr>
      </w:pPr>
      <w:bookmarkStart w:id="91" w:name="_Toc18678"/>
      <w:r w:rsidRPr="004047FC">
        <w:rPr>
          <w:rFonts w:hint="eastAsia"/>
        </w:rPr>
        <w:t>应急演练直播模块</w:t>
      </w:r>
      <w:bookmarkEnd w:id="91"/>
    </w:p>
    <w:p w14:paraId="41D45924" w14:textId="77777777" w:rsidR="0047503A" w:rsidRPr="004047FC" w:rsidRDefault="004047FC">
      <w:pPr>
        <w:ind w:firstLine="420"/>
      </w:pPr>
      <w:r w:rsidRPr="004047FC">
        <w:rPr>
          <w:rFonts w:hint="eastAsia"/>
        </w:rPr>
        <w:t>本文应急演练辅助教学系统</w:t>
      </w:r>
      <w:r w:rsidRPr="004047FC">
        <w:rPr>
          <w:rFonts w:hint="eastAsia"/>
        </w:rPr>
        <w:t>Web</w:t>
      </w:r>
      <w:r w:rsidRPr="004047FC">
        <w:rPr>
          <w:rFonts w:hint="eastAsia"/>
        </w:rPr>
        <w:t>前端是面向管理员用户和评估用户。管理员用户通过手机号和密码可成功登录系统主页面，点击侧边栏直播管理可以看到当前正在进行直播的窗口内容，如图</w:t>
      </w:r>
      <w:r w:rsidRPr="004047FC">
        <w:rPr>
          <w:rFonts w:hint="eastAsia"/>
        </w:rPr>
        <w:t>5-1</w:t>
      </w:r>
      <w:r w:rsidRPr="004047FC">
        <w:rPr>
          <w:rFonts w:hint="eastAsia"/>
        </w:rPr>
        <w:t>所示。</w:t>
      </w:r>
    </w:p>
    <w:p w14:paraId="0A6C980B" w14:textId="77777777" w:rsidR="0047503A" w:rsidRPr="004047FC" w:rsidRDefault="004047FC">
      <w:r w:rsidRPr="004047FC">
        <w:rPr>
          <w:noProof/>
        </w:rPr>
        <w:drawing>
          <wp:inline distT="0" distB="0" distL="114300" distR="114300" wp14:anchorId="0D614582" wp14:editId="67B436A2">
            <wp:extent cx="5269230" cy="2411095"/>
            <wp:effectExtent l="0" t="0" r="7620"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9"/>
                    <a:stretch>
                      <a:fillRect/>
                    </a:stretch>
                  </pic:blipFill>
                  <pic:spPr>
                    <a:xfrm>
                      <a:off x="0" y="0"/>
                      <a:ext cx="5269230" cy="2411095"/>
                    </a:xfrm>
                    <a:prstGeom prst="rect">
                      <a:avLst/>
                    </a:prstGeom>
                    <a:noFill/>
                    <a:ln>
                      <a:noFill/>
                    </a:ln>
                  </pic:spPr>
                </pic:pic>
              </a:graphicData>
            </a:graphic>
          </wp:inline>
        </w:drawing>
      </w:r>
    </w:p>
    <w:p w14:paraId="031188EF" w14:textId="77777777" w:rsidR="0047503A" w:rsidRPr="004047FC" w:rsidRDefault="004047FC">
      <w:pPr>
        <w:jc w:val="center"/>
      </w:pPr>
      <w:r w:rsidRPr="004047FC">
        <w:rPr>
          <w:rFonts w:hint="eastAsia"/>
        </w:rPr>
        <w:t>图</w:t>
      </w:r>
      <w:r w:rsidRPr="004047FC">
        <w:rPr>
          <w:rFonts w:hint="eastAsia"/>
        </w:rPr>
        <w:t>5-1 Web</w:t>
      </w:r>
      <w:r w:rsidRPr="004047FC">
        <w:rPr>
          <w:rFonts w:hint="eastAsia"/>
        </w:rPr>
        <w:t>前端直播界面图</w:t>
      </w:r>
    </w:p>
    <w:p w14:paraId="52BEEF5F" w14:textId="77777777" w:rsidR="0047503A" w:rsidRPr="004047FC" w:rsidRDefault="0047503A"/>
    <w:p w14:paraId="01F1F259" w14:textId="77777777" w:rsidR="0047503A" w:rsidRPr="004047FC" w:rsidRDefault="004047FC">
      <w:pPr>
        <w:ind w:firstLine="420"/>
      </w:pPr>
      <w:r w:rsidRPr="004047FC">
        <w:rPr>
          <w:rFonts w:hint="eastAsia"/>
        </w:rPr>
        <w:t>下面分别应急演练辅助教学系统流媒体服务器配置文件和服务器端直播代码逻辑。</w:t>
      </w:r>
    </w:p>
    <w:p w14:paraId="39EAFADA" w14:textId="77777777" w:rsidR="0047503A" w:rsidRPr="004047FC" w:rsidRDefault="004047FC">
      <w:pPr>
        <w:jc w:val="left"/>
      </w:pPr>
      <w:r w:rsidRPr="004047FC">
        <w:rPr>
          <w:rFonts w:hint="eastAsia"/>
        </w:rPr>
        <w:t>首先是流媒体服务器配置信息，流媒体服务器采用</w:t>
      </w:r>
      <w:r w:rsidRPr="004047FC">
        <w:rPr>
          <w:rFonts w:hint="eastAsia"/>
        </w:rPr>
        <w:t>Nginx</w:t>
      </w:r>
      <w:r w:rsidRPr="004047FC">
        <w:rPr>
          <w:rFonts w:hint="eastAsia"/>
        </w:rPr>
        <w:t>结合</w:t>
      </w:r>
      <w:r w:rsidRPr="004047FC">
        <w:rPr>
          <w:rFonts w:hint="eastAsia"/>
        </w:rPr>
        <w:t>RTMP</w:t>
      </w:r>
      <w:r w:rsidRPr="004047FC">
        <w:rPr>
          <w:rFonts w:hint="eastAsia"/>
        </w:rPr>
        <w:t>模块实现视频流的转发和存储，在</w:t>
      </w:r>
      <w:r w:rsidRPr="004047FC">
        <w:rPr>
          <w:rFonts w:hint="eastAsia"/>
        </w:rPr>
        <w:t>nginx.conf</w:t>
      </w:r>
      <w:r w:rsidRPr="004047FC">
        <w:rPr>
          <w:rFonts w:hint="eastAsia"/>
        </w:rPr>
        <w:t>文件中详细配置了信息，在</w:t>
      </w:r>
      <w:r w:rsidRPr="004047FC">
        <w:rPr>
          <w:rFonts w:hint="eastAsia"/>
        </w:rPr>
        <w:t>rtmp</w:t>
      </w:r>
      <w:r w:rsidRPr="004047FC">
        <w:rPr>
          <w:rFonts w:hint="eastAsia"/>
        </w:rPr>
        <w:t>模块中配置了</w:t>
      </w:r>
      <w:r w:rsidRPr="004047FC">
        <w:rPr>
          <w:rFonts w:hint="eastAsia"/>
        </w:rPr>
        <w:t>rtmp</w:t>
      </w:r>
      <w:r w:rsidRPr="004047FC">
        <w:rPr>
          <w:rFonts w:hint="eastAsia"/>
        </w:rPr>
        <w:t>协议的端口和频道的名称，在频道模块中配置了视频存储地址和回调函数，具体配置代码如下所示。</w:t>
      </w:r>
    </w:p>
    <w:tbl>
      <w:tblPr>
        <w:tblStyle w:val="a4"/>
        <w:tblW w:w="0" w:type="auto"/>
        <w:tblLook w:val="04A0" w:firstRow="1" w:lastRow="0" w:firstColumn="1" w:lastColumn="0" w:noHBand="0" w:noVBand="1"/>
      </w:tblPr>
      <w:tblGrid>
        <w:gridCol w:w="8522"/>
      </w:tblGrid>
      <w:tr w:rsidR="0047503A" w:rsidRPr="004047FC" w14:paraId="7DADE9DA" w14:textId="77777777">
        <w:tc>
          <w:tcPr>
            <w:tcW w:w="8522" w:type="dxa"/>
          </w:tcPr>
          <w:p w14:paraId="06A651B8" w14:textId="77777777" w:rsidR="0047503A" w:rsidRPr="004047FC" w:rsidRDefault="004047FC">
            <w:r w:rsidRPr="004047FC">
              <w:t>#user  nobody;</w:t>
            </w:r>
          </w:p>
          <w:p w14:paraId="3599C621" w14:textId="77777777" w:rsidR="0047503A" w:rsidRPr="004047FC" w:rsidRDefault="004047FC">
            <w:r w:rsidRPr="004047FC">
              <w:t>worker_processes  1;</w:t>
            </w:r>
          </w:p>
          <w:p w14:paraId="6752A1FF" w14:textId="77777777" w:rsidR="0047503A" w:rsidRPr="004047FC" w:rsidRDefault="004047FC">
            <w:r w:rsidRPr="004047FC">
              <w:t>events {</w:t>
            </w:r>
          </w:p>
          <w:p w14:paraId="681DB4D0" w14:textId="77777777" w:rsidR="0047503A" w:rsidRPr="004047FC" w:rsidRDefault="004047FC">
            <w:r w:rsidRPr="004047FC">
              <w:t xml:space="preserve">  worker_connections  1024;</w:t>
            </w:r>
          </w:p>
          <w:p w14:paraId="56AE6F18" w14:textId="77777777" w:rsidR="0047503A" w:rsidRPr="004047FC" w:rsidRDefault="004047FC">
            <w:r w:rsidRPr="004047FC">
              <w:t>}</w:t>
            </w:r>
          </w:p>
          <w:p w14:paraId="7CE8DC42" w14:textId="77777777" w:rsidR="0047503A" w:rsidRPr="004047FC" w:rsidRDefault="004047FC">
            <w:r w:rsidRPr="004047FC">
              <w:t xml:space="preserve">rtmp {  </w:t>
            </w:r>
          </w:p>
          <w:p w14:paraId="0C56C970" w14:textId="77777777" w:rsidR="0047503A" w:rsidRPr="004047FC" w:rsidRDefault="004047FC">
            <w:r w:rsidRPr="004047FC">
              <w:t xml:space="preserve">  server {  </w:t>
            </w:r>
          </w:p>
          <w:p w14:paraId="787A9218" w14:textId="77777777" w:rsidR="0047503A" w:rsidRPr="004047FC" w:rsidRDefault="004047FC">
            <w:r w:rsidRPr="004047FC">
              <w:tab/>
              <w:t xml:space="preserve">  listen 1935;  </w:t>
            </w:r>
          </w:p>
          <w:p w14:paraId="11439CB5" w14:textId="77777777" w:rsidR="0047503A" w:rsidRPr="004047FC" w:rsidRDefault="004047FC">
            <w:r w:rsidRPr="004047FC">
              <w:tab/>
              <w:t xml:space="preserve">  application live {  </w:t>
            </w:r>
          </w:p>
          <w:p w14:paraId="69DF7423" w14:textId="77777777" w:rsidR="0047503A" w:rsidRPr="004047FC" w:rsidRDefault="004047FC">
            <w:r w:rsidRPr="004047FC">
              <w:tab/>
            </w:r>
            <w:r w:rsidRPr="004047FC">
              <w:tab/>
              <w:t xml:space="preserve">live on;  </w:t>
            </w:r>
          </w:p>
          <w:p w14:paraId="3C775F3F" w14:textId="77777777" w:rsidR="0047503A" w:rsidRPr="004047FC" w:rsidRDefault="004047FC">
            <w:r w:rsidRPr="004047FC">
              <w:tab/>
            </w:r>
            <w:r w:rsidRPr="004047FC">
              <w:tab/>
              <w:t>record all;</w:t>
            </w:r>
          </w:p>
          <w:p w14:paraId="4A8DC961" w14:textId="77777777" w:rsidR="0047503A" w:rsidRPr="004047FC" w:rsidRDefault="004047FC">
            <w:r w:rsidRPr="004047FC">
              <w:tab/>
            </w:r>
            <w:r w:rsidRPr="004047FC">
              <w:tab/>
              <w:t>record_path /record;</w:t>
            </w:r>
          </w:p>
          <w:p w14:paraId="3C7371BE" w14:textId="77777777" w:rsidR="0047503A" w:rsidRPr="004047FC" w:rsidRDefault="004047FC">
            <w:r w:rsidRPr="004047FC">
              <w:tab/>
            </w:r>
            <w:r w:rsidRPr="004047FC">
              <w:tab/>
              <w:t>record_unique on;</w:t>
            </w:r>
          </w:p>
          <w:p w14:paraId="33DF6841" w14:textId="77777777" w:rsidR="0047503A" w:rsidRPr="004047FC" w:rsidRDefault="004047FC">
            <w:r w:rsidRPr="004047FC">
              <w:tab/>
            </w:r>
            <w:r w:rsidRPr="004047FC">
              <w:tab/>
              <w:t>on_publish http://localhost:8080/video/publish;</w:t>
            </w:r>
          </w:p>
          <w:p w14:paraId="1CAF647A" w14:textId="77777777" w:rsidR="0047503A" w:rsidRPr="004047FC" w:rsidRDefault="004047FC">
            <w:r w:rsidRPr="004047FC">
              <w:tab/>
            </w:r>
            <w:r w:rsidRPr="004047FC">
              <w:tab/>
              <w:t>on_record_done http://localhost:8080/video/record;</w:t>
            </w:r>
          </w:p>
          <w:p w14:paraId="0FAE4E27" w14:textId="77777777" w:rsidR="0047503A" w:rsidRPr="004047FC" w:rsidRDefault="004047FC">
            <w:r w:rsidRPr="004047FC">
              <w:tab/>
              <w:t xml:space="preserve">  }</w:t>
            </w:r>
            <w:r w:rsidRPr="004047FC">
              <w:tab/>
              <w:t xml:space="preserve">  </w:t>
            </w:r>
          </w:p>
          <w:p w14:paraId="2CF8D9A1" w14:textId="77777777" w:rsidR="0047503A" w:rsidRPr="004047FC" w:rsidRDefault="004047FC">
            <w:r w:rsidRPr="004047FC">
              <w:tab/>
              <w:t xml:space="preserve">  application vod {</w:t>
            </w:r>
          </w:p>
          <w:p w14:paraId="61C1B673" w14:textId="77777777" w:rsidR="0047503A" w:rsidRPr="004047FC" w:rsidRDefault="004047FC">
            <w:r w:rsidRPr="004047FC">
              <w:tab/>
            </w:r>
            <w:r w:rsidRPr="004047FC">
              <w:tab/>
              <w:t>play /record/;</w:t>
            </w:r>
          </w:p>
          <w:p w14:paraId="5F81461F" w14:textId="77777777" w:rsidR="0047503A" w:rsidRPr="004047FC" w:rsidRDefault="004047FC">
            <w:r w:rsidRPr="004047FC">
              <w:tab/>
              <w:t xml:space="preserve">  }</w:t>
            </w:r>
          </w:p>
          <w:p w14:paraId="7D6C0620" w14:textId="77777777" w:rsidR="0047503A" w:rsidRPr="004047FC" w:rsidRDefault="004047FC">
            <w:r w:rsidRPr="004047FC">
              <w:t xml:space="preserve"> </w:t>
            </w:r>
            <w:r w:rsidRPr="004047FC">
              <w:tab/>
              <w:t xml:space="preserve"> application hls {   </w:t>
            </w:r>
          </w:p>
          <w:p w14:paraId="3433E4EC" w14:textId="77777777" w:rsidR="0047503A" w:rsidRPr="004047FC" w:rsidRDefault="004047FC">
            <w:r w:rsidRPr="004047FC">
              <w:t xml:space="preserve">        live on;</w:t>
            </w:r>
          </w:p>
          <w:p w14:paraId="45E20FC5" w14:textId="77777777" w:rsidR="0047503A" w:rsidRPr="004047FC" w:rsidRDefault="004047FC">
            <w:r w:rsidRPr="004047FC">
              <w:t xml:space="preserve">        hls on;</w:t>
            </w:r>
          </w:p>
          <w:p w14:paraId="0C83D0D6" w14:textId="77777777" w:rsidR="0047503A" w:rsidRPr="004047FC" w:rsidRDefault="004047FC">
            <w:r w:rsidRPr="004047FC">
              <w:t xml:space="preserve">        hls_path /tmp/hls; </w:t>
            </w:r>
          </w:p>
          <w:p w14:paraId="37EF542B" w14:textId="77777777" w:rsidR="0047503A" w:rsidRPr="004047FC" w:rsidRDefault="004047FC">
            <w:r w:rsidRPr="004047FC">
              <w:tab/>
            </w:r>
            <w:r w:rsidRPr="004047FC">
              <w:tab/>
              <w:t>record all;</w:t>
            </w:r>
          </w:p>
          <w:p w14:paraId="737CD8D3" w14:textId="77777777" w:rsidR="0047503A" w:rsidRPr="004047FC" w:rsidRDefault="004047FC">
            <w:r w:rsidRPr="004047FC">
              <w:tab/>
            </w:r>
            <w:r w:rsidRPr="004047FC">
              <w:tab/>
              <w:t>record_path /tmp/hls;</w:t>
            </w:r>
          </w:p>
          <w:p w14:paraId="17970360" w14:textId="77777777" w:rsidR="0047503A" w:rsidRPr="004047FC" w:rsidRDefault="004047FC">
            <w:r w:rsidRPr="004047FC">
              <w:tab/>
            </w:r>
            <w:r w:rsidRPr="004047FC">
              <w:tab/>
              <w:t>record_unique on;</w:t>
            </w:r>
          </w:p>
          <w:p w14:paraId="176942EF" w14:textId="77777777" w:rsidR="0047503A" w:rsidRPr="004047FC" w:rsidRDefault="004047FC">
            <w:r w:rsidRPr="004047FC">
              <w:tab/>
            </w:r>
            <w:r w:rsidRPr="004047FC">
              <w:tab/>
              <w:t>on_publish http://localhost:8080/video/publish;</w:t>
            </w:r>
          </w:p>
          <w:p w14:paraId="3C39821F" w14:textId="77777777" w:rsidR="0047503A" w:rsidRPr="004047FC" w:rsidRDefault="004047FC">
            <w:r w:rsidRPr="004047FC">
              <w:tab/>
            </w:r>
            <w:r w:rsidRPr="004047FC">
              <w:tab/>
              <w:t>on_record_done http://localhost:8080/video/record;</w:t>
            </w:r>
            <w:r w:rsidRPr="004047FC">
              <w:tab/>
            </w:r>
            <w:r w:rsidRPr="004047FC">
              <w:tab/>
            </w:r>
          </w:p>
          <w:p w14:paraId="0541BB0E" w14:textId="77777777" w:rsidR="0047503A" w:rsidRPr="004047FC" w:rsidRDefault="004047FC">
            <w:r w:rsidRPr="004047FC">
              <w:t xml:space="preserve">         }</w:t>
            </w:r>
          </w:p>
          <w:p w14:paraId="45B1A8C1" w14:textId="77777777" w:rsidR="0047503A" w:rsidRPr="004047FC" w:rsidRDefault="004047FC">
            <w:r w:rsidRPr="004047FC">
              <w:t xml:space="preserve">  }  </w:t>
            </w:r>
          </w:p>
          <w:p w14:paraId="4BA3D572" w14:textId="77777777" w:rsidR="0047503A" w:rsidRPr="004047FC" w:rsidRDefault="004047FC">
            <w:r w:rsidRPr="004047FC">
              <w:t xml:space="preserve">} </w:t>
            </w:r>
          </w:p>
          <w:p w14:paraId="67404E61" w14:textId="77777777" w:rsidR="0047503A" w:rsidRPr="004047FC" w:rsidRDefault="004047FC">
            <w:r w:rsidRPr="004047FC">
              <w:t>http {</w:t>
            </w:r>
          </w:p>
          <w:p w14:paraId="290BC285" w14:textId="77777777" w:rsidR="0047503A" w:rsidRPr="004047FC" w:rsidRDefault="004047FC">
            <w:r w:rsidRPr="004047FC">
              <w:t xml:space="preserve">    server {</w:t>
            </w:r>
          </w:p>
          <w:p w14:paraId="433235A4" w14:textId="77777777" w:rsidR="0047503A" w:rsidRPr="004047FC" w:rsidRDefault="004047FC">
            <w:r w:rsidRPr="004047FC">
              <w:t xml:space="preserve">        listen       80;</w:t>
            </w:r>
          </w:p>
          <w:p w14:paraId="7840BFCC" w14:textId="77777777" w:rsidR="0047503A" w:rsidRPr="004047FC" w:rsidRDefault="004047FC">
            <w:r w:rsidRPr="004047FC">
              <w:t xml:space="preserve">        server_name  localhost;</w:t>
            </w:r>
          </w:p>
          <w:p w14:paraId="670AF28A" w14:textId="77777777" w:rsidR="0047503A" w:rsidRPr="004047FC" w:rsidRDefault="004047FC">
            <w:r w:rsidRPr="004047FC">
              <w:t xml:space="preserve">        location / {</w:t>
            </w:r>
          </w:p>
          <w:p w14:paraId="2A0774AC" w14:textId="77777777" w:rsidR="0047503A" w:rsidRPr="004047FC" w:rsidRDefault="004047FC">
            <w:r w:rsidRPr="004047FC">
              <w:t xml:space="preserve">            root   html;</w:t>
            </w:r>
          </w:p>
          <w:p w14:paraId="7B13AA78" w14:textId="77777777" w:rsidR="0047503A" w:rsidRPr="004047FC" w:rsidRDefault="004047FC">
            <w:r w:rsidRPr="004047FC">
              <w:t xml:space="preserve">            index  index</w:t>
            </w:r>
            <w:r w:rsidRPr="004047FC">
              <w:rPr>
                <w:rFonts w:hint="eastAsia"/>
              </w:rPr>
              <w:t>。</w:t>
            </w:r>
            <w:r w:rsidRPr="004047FC">
              <w:t>html index</w:t>
            </w:r>
            <w:r w:rsidRPr="004047FC">
              <w:rPr>
                <w:rFonts w:hint="eastAsia"/>
              </w:rPr>
              <w:t>。</w:t>
            </w:r>
            <w:r w:rsidRPr="004047FC">
              <w:t>htm;</w:t>
            </w:r>
          </w:p>
          <w:p w14:paraId="3C7FC271" w14:textId="77777777" w:rsidR="0047503A" w:rsidRPr="004047FC" w:rsidRDefault="004047FC">
            <w:r w:rsidRPr="004047FC">
              <w:t xml:space="preserve">        }</w:t>
            </w:r>
          </w:p>
          <w:p w14:paraId="0C5344D7" w14:textId="77777777" w:rsidR="0047503A" w:rsidRPr="004047FC" w:rsidRDefault="004047FC">
            <w:r w:rsidRPr="004047FC">
              <w:lastRenderedPageBreak/>
              <w:t xml:space="preserve">        location /hls{</w:t>
            </w:r>
          </w:p>
          <w:p w14:paraId="7184B323" w14:textId="77777777" w:rsidR="0047503A" w:rsidRPr="004047FC" w:rsidRDefault="004047FC">
            <w:r w:rsidRPr="004047FC">
              <w:tab/>
            </w:r>
            <w:r w:rsidRPr="004047FC">
              <w:tab/>
              <w:t xml:space="preserve">    types{</w:t>
            </w:r>
          </w:p>
          <w:p w14:paraId="0AD9270D" w14:textId="77777777" w:rsidR="0047503A" w:rsidRPr="004047FC" w:rsidRDefault="004047FC">
            <w:r w:rsidRPr="004047FC">
              <w:tab/>
            </w:r>
            <w:r w:rsidRPr="004047FC">
              <w:tab/>
            </w:r>
            <w:r w:rsidRPr="004047FC">
              <w:tab/>
              <w:t>application/vnd</w:t>
            </w:r>
            <w:r w:rsidRPr="004047FC">
              <w:rPr>
                <w:rFonts w:hint="eastAsia"/>
              </w:rPr>
              <w:t>。</w:t>
            </w:r>
            <w:r w:rsidRPr="004047FC">
              <w:t>apple</w:t>
            </w:r>
            <w:r w:rsidRPr="004047FC">
              <w:rPr>
                <w:rFonts w:hint="eastAsia"/>
              </w:rPr>
              <w:t>。</w:t>
            </w:r>
            <w:r w:rsidRPr="004047FC">
              <w:t>mpegurl m3u8;</w:t>
            </w:r>
          </w:p>
          <w:p w14:paraId="47BBCF66" w14:textId="77777777" w:rsidR="0047503A" w:rsidRPr="004047FC" w:rsidRDefault="004047FC">
            <w:r w:rsidRPr="004047FC">
              <w:tab/>
            </w:r>
            <w:r w:rsidRPr="004047FC">
              <w:tab/>
            </w:r>
            <w:r w:rsidRPr="004047FC">
              <w:tab/>
              <w:t>video/mp2t ts;</w:t>
            </w:r>
          </w:p>
          <w:p w14:paraId="0B10664E" w14:textId="77777777" w:rsidR="0047503A" w:rsidRPr="004047FC" w:rsidRDefault="004047FC">
            <w:r w:rsidRPr="004047FC">
              <w:tab/>
            </w:r>
            <w:r w:rsidRPr="004047FC">
              <w:tab/>
            </w:r>
            <w:r w:rsidRPr="004047FC">
              <w:tab/>
              <w:t>}</w:t>
            </w:r>
          </w:p>
          <w:p w14:paraId="0F31878B" w14:textId="77777777" w:rsidR="0047503A" w:rsidRPr="004047FC" w:rsidRDefault="004047FC">
            <w:r w:rsidRPr="004047FC">
              <w:tab/>
            </w:r>
            <w:r w:rsidRPr="004047FC">
              <w:tab/>
            </w:r>
            <w:r w:rsidRPr="004047FC">
              <w:rPr>
                <w:rFonts w:hint="eastAsia"/>
              </w:rPr>
              <w:t xml:space="preserve">    </w:t>
            </w:r>
            <w:r w:rsidRPr="004047FC">
              <w:t>root /tmp;</w:t>
            </w:r>
          </w:p>
          <w:p w14:paraId="7A29A4BA" w14:textId="77777777" w:rsidR="0047503A" w:rsidRPr="004047FC" w:rsidRDefault="004047FC">
            <w:r w:rsidRPr="004047FC">
              <w:tab/>
            </w:r>
            <w:r w:rsidRPr="004047FC">
              <w:tab/>
            </w:r>
            <w:r w:rsidRPr="004047FC">
              <w:rPr>
                <w:rFonts w:hint="eastAsia"/>
              </w:rPr>
              <w:t xml:space="preserve">    </w:t>
            </w:r>
            <w:r w:rsidRPr="004047FC">
              <w:t>add_header Cache-Control no-cache;</w:t>
            </w:r>
          </w:p>
          <w:p w14:paraId="2AA16D7B" w14:textId="77777777" w:rsidR="0047503A" w:rsidRPr="004047FC" w:rsidRDefault="004047FC">
            <w:r w:rsidRPr="004047FC">
              <w:t xml:space="preserve">            add_header Access-Control-Allow-Origin *;</w:t>
            </w:r>
          </w:p>
          <w:p w14:paraId="0DF1CF8B" w14:textId="77777777" w:rsidR="0047503A" w:rsidRPr="004047FC" w:rsidRDefault="004047FC">
            <w:r w:rsidRPr="004047FC">
              <w:t xml:space="preserve">            add_header Access-Control-Allow-Headers X-Requested-With;</w:t>
            </w:r>
          </w:p>
          <w:p w14:paraId="10B3C265" w14:textId="77777777" w:rsidR="0047503A" w:rsidRPr="004047FC" w:rsidRDefault="004047FC">
            <w:r w:rsidRPr="004047FC">
              <w:t xml:space="preserve">            add_header Access-Control-Allow-Methods GET</w:t>
            </w:r>
            <w:r w:rsidRPr="004047FC">
              <w:rPr>
                <w:rFonts w:hint="eastAsia"/>
              </w:rPr>
              <w:t>，</w:t>
            </w:r>
            <w:r w:rsidRPr="004047FC">
              <w:t>POST</w:t>
            </w:r>
            <w:r w:rsidRPr="004047FC">
              <w:rPr>
                <w:rFonts w:hint="eastAsia"/>
              </w:rPr>
              <w:t>，</w:t>
            </w:r>
            <w:r w:rsidRPr="004047FC">
              <w:t xml:space="preserve">OPTIONS; </w:t>
            </w:r>
          </w:p>
          <w:p w14:paraId="5B354753" w14:textId="77777777" w:rsidR="0047503A" w:rsidRPr="004047FC" w:rsidRDefault="004047FC">
            <w:r w:rsidRPr="004047FC">
              <w:tab/>
            </w:r>
            <w:r w:rsidRPr="004047FC">
              <w:tab/>
              <w:t>}</w:t>
            </w:r>
          </w:p>
          <w:p w14:paraId="25FE228E" w14:textId="77777777" w:rsidR="0047503A" w:rsidRPr="004047FC" w:rsidRDefault="004047FC">
            <w:r w:rsidRPr="004047FC">
              <w:t xml:space="preserve">    }</w:t>
            </w:r>
          </w:p>
          <w:p w14:paraId="21806E8A" w14:textId="77777777" w:rsidR="0047503A" w:rsidRPr="004047FC" w:rsidRDefault="004047FC">
            <w:r w:rsidRPr="004047FC">
              <w:t>}</w:t>
            </w:r>
          </w:p>
          <w:p w14:paraId="571D6C83" w14:textId="77777777" w:rsidR="0047503A" w:rsidRPr="004047FC" w:rsidRDefault="0047503A"/>
          <w:p w14:paraId="1ED8C944" w14:textId="77777777" w:rsidR="0047503A" w:rsidRPr="004047FC" w:rsidRDefault="0047503A"/>
        </w:tc>
      </w:tr>
    </w:tbl>
    <w:p w14:paraId="13F13A39" w14:textId="77777777" w:rsidR="0047503A" w:rsidRPr="004047FC" w:rsidRDefault="004047FC">
      <w:pPr>
        <w:ind w:firstLine="420"/>
      </w:pPr>
      <w:r w:rsidRPr="004047FC">
        <w:rPr>
          <w:rFonts w:hint="eastAsia"/>
        </w:rPr>
        <w:lastRenderedPageBreak/>
        <w:t>服务器端在接收到流媒体服务器发出的直播回调之后，会通过</w:t>
      </w:r>
      <w:r w:rsidRPr="004047FC">
        <w:rPr>
          <w:rFonts w:hint="eastAsia"/>
        </w:rPr>
        <w:t>HttpServletRequest</w:t>
      </w:r>
      <w:r w:rsidRPr="004047FC">
        <w:rPr>
          <w:rFonts w:hint="eastAsia"/>
        </w:rPr>
        <w:t>参数获取必要的信息，包括流媒体服务器</w:t>
      </w:r>
      <w:r w:rsidRPr="004047FC">
        <w:rPr>
          <w:rFonts w:hint="eastAsia"/>
        </w:rPr>
        <w:t>IP</w:t>
      </w:r>
      <w:r w:rsidRPr="004047FC">
        <w:rPr>
          <w:rFonts w:hint="eastAsia"/>
        </w:rPr>
        <w:t>、频道名称、用户手机号、经纬度、直播标题、直播所属的应急演练等信息，将流媒体服务器</w:t>
      </w:r>
      <w:r w:rsidRPr="004047FC">
        <w:rPr>
          <w:rFonts w:hint="eastAsia"/>
        </w:rPr>
        <w:t>IP</w:t>
      </w:r>
      <w:r w:rsidRPr="004047FC">
        <w:rPr>
          <w:rFonts w:hint="eastAsia"/>
        </w:rPr>
        <w:t>、频道名称、用户手机号结合服务器端的配置文件组成完整的</w:t>
      </w:r>
      <w:r w:rsidRPr="004047FC">
        <w:rPr>
          <w:rFonts w:hint="eastAsia"/>
        </w:rPr>
        <w:t>HLS</w:t>
      </w:r>
      <w:r w:rsidRPr="004047FC">
        <w:rPr>
          <w:rFonts w:hint="eastAsia"/>
        </w:rPr>
        <w:t>协议的</w:t>
      </w:r>
      <w:r w:rsidRPr="004047FC">
        <w:rPr>
          <w:rFonts w:hint="eastAsia"/>
        </w:rPr>
        <w:t>URL</w:t>
      </w:r>
      <w:r w:rsidRPr="004047FC">
        <w:rPr>
          <w:rFonts w:hint="eastAsia"/>
        </w:rPr>
        <w:t>，将这些信息封装到</w:t>
      </w:r>
      <w:r w:rsidRPr="004047FC">
        <w:rPr>
          <w:rFonts w:hint="eastAsia"/>
        </w:rPr>
        <w:t>Video</w:t>
      </w:r>
      <w:r w:rsidRPr="004047FC">
        <w:rPr>
          <w:rFonts w:hint="eastAsia"/>
        </w:rPr>
        <w:t>对象之中，传递给业务逻辑层，进而传递给数据持久层存储到</w:t>
      </w:r>
      <w:r w:rsidRPr="004047FC">
        <w:rPr>
          <w:rFonts w:hint="eastAsia"/>
        </w:rPr>
        <w:t>MySQL</w:t>
      </w:r>
      <w:r w:rsidRPr="004047FC">
        <w:rPr>
          <w:rFonts w:hint="eastAsia"/>
        </w:rPr>
        <w:t>数据库中。之后通过</w:t>
      </w:r>
      <w:r w:rsidRPr="004047FC">
        <w:rPr>
          <w:rFonts w:hint="eastAsia"/>
        </w:rPr>
        <w:t>websocket</w:t>
      </w:r>
      <w:r w:rsidRPr="004047FC">
        <w:rPr>
          <w:rFonts w:hint="eastAsia"/>
        </w:rPr>
        <w:t>将直播信息传输给所以已成功连接</w:t>
      </w:r>
      <w:r w:rsidRPr="004047FC">
        <w:rPr>
          <w:rFonts w:hint="eastAsia"/>
        </w:rPr>
        <w:t>websocket</w:t>
      </w:r>
      <w:r w:rsidRPr="004047FC">
        <w:rPr>
          <w:rFonts w:hint="eastAsia"/>
        </w:rPr>
        <w:t>的用户，具体代码如下所示。</w:t>
      </w:r>
    </w:p>
    <w:tbl>
      <w:tblPr>
        <w:tblStyle w:val="a4"/>
        <w:tblW w:w="0" w:type="auto"/>
        <w:tblLook w:val="04A0" w:firstRow="1" w:lastRow="0" w:firstColumn="1" w:lastColumn="0" w:noHBand="0" w:noVBand="1"/>
      </w:tblPr>
      <w:tblGrid>
        <w:gridCol w:w="8522"/>
      </w:tblGrid>
      <w:tr w:rsidR="0047503A" w:rsidRPr="004047FC" w14:paraId="0662D9D3" w14:textId="77777777">
        <w:tc>
          <w:tcPr>
            <w:tcW w:w="8522" w:type="dxa"/>
          </w:tcPr>
          <w:p w14:paraId="28535115" w14:textId="2F5ABD8A" w:rsidR="0047503A" w:rsidRPr="004047FC" w:rsidRDefault="004047FC">
            <w:r w:rsidRPr="004047FC">
              <w:t xml:space="preserve"> @RequestMapping</w:t>
            </w:r>
            <w:r w:rsidRPr="004047FC">
              <w:rPr>
                <w:rFonts w:hint="eastAsia"/>
              </w:rPr>
              <w:t>（</w:t>
            </w:r>
            <w:r w:rsidRPr="004047FC">
              <w:t>"/publish"</w:t>
            </w:r>
            <w:r w:rsidRPr="004047FC">
              <w:rPr>
                <w:rFonts w:hint="eastAsia"/>
              </w:rPr>
              <w:t>）</w:t>
            </w:r>
          </w:p>
          <w:p w14:paraId="1F5A6B32" w14:textId="1D8B0524" w:rsidR="0047503A" w:rsidRPr="004047FC" w:rsidRDefault="004047FC">
            <w:r w:rsidRPr="004047FC">
              <w:t xml:space="preserve">    public void startLive</w:t>
            </w:r>
            <w:r w:rsidRPr="004047FC">
              <w:rPr>
                <w:rFonts w:hint="eastAsia"/>
              </w:rPr>
              <w:t>（</w:t>
            </w:r>
            <w:r w:rsidRPr="004047FC">
              <w:t>HttpServletRequest request</w:t>
            </w:r>
            <w:r w:rsidRPr="004047FC">
              <w:rPr>
                <w:rFonts w:hint="eastAsia"/>
              </w:rPr>
              <w:t>）</w:t>
            </w:r>
            <w:r w:rsidRPr="004047FC">
              <w:t xml:space="preserve"> throws Exception{</w:t>
            </w:r>
          </w:p>
          <w:p w14:paraId="6ACF2B76" w14:textId="3497AAA8" w:rsidR="0047503A" w:rsidRPr="004047FC" w:rsidRDefault="004047FC">
            <w:r w:rsidRPr="004047FC">
              <w:t xml:space="preserve">        String tcurl = request</w:t>
            </w:r>
            <w:r w:rsidRPr="004047FC">
              <w:rPr>
                <w:rFonts w:hint="eastAsia"/>
              </w:rPr>
              <w:t>.</w:t>
            </w:r>
            <w:r w:rsidRPr="004047FC">
              <w:t>getParameter</w:t>
            </w:r>
            <w:r w:rsidRPr="004047FC">
              <w:rPr>
                <w:rFonts w:hint="eastAsia"/>
              </w:rPr>
              <w:t>（</w:t>
            </w:r>
            <w:r w:rsidRPr="004047FC">
              <w:t>"tcurl"</w:t>
            </w:r>
            <w:r w:rsidRPr="004047FC">
              <w:rPr>
                <w:rFonts w:hint="eastAsia"/>
              </w:rPr>
              <w:t>）</w:t>
            </w:r>
            <w:r w:rsidRPr="004047FC">
              <w:t>;</w:t>
            </w:r>
          </w:p>
          <w:p w14:paraId="28C346F4" w14:textId="37369C26" w:rsidR="0047503A" w:rsidRPr="004047FC" w:rsidRDefault="004047FC">
            <w:r w:rsidRPr="004047FC">
              <w:t xml:space="preserve">        String nginxIP = tcurl</w:t>
            </w:r>
            <w:r w:rsidRPr="004047FC">
              <w:rPr>
                <w:rFonts w:hint="eastAsia"/>
              </w:rPr>
              <w:t>.</w:t>
            </w:r>
            <w:r w:rsidRPr="004047FC">
              <w:t>split</w:t>
            </w:r>
            <w:r w:rsidRPr="004047FC">
              <w:rPr>
                <w:rFonts w:hint="eastAsia"/>
              </w:rPr>
              <w:t>（</w:t>
            </w:r>
            <w:r w:rsidRPr="004047FC">
              <w:t>":"</w:t>
            </w:r>
            <w:r w:rsidRPr="004047FC">
              <w:rPr>
                <w:rFonts w:hint="eastAsia"/>
              </w:rPr>
              <w:t>）</w:t>
            </w:r>
            <w:r w:rsidRPr="004047FC">
              <w:t>[1];</w:t>
            </w:r>
          </w:p>
          <w:p w14:paraId="6685C67F" w14:textId="3FFB0D57" w:rsidR="0047503A" w:rsidRPr="004047FC" w:rsidRDefault="004047FC">
            <w:r w:rsidRPr="004047FC">
              <w:t xml:space="preserve">        String userTel = request</w:t>
            </w:r>
            <w:r w:rsidRPr="004047FC">
              <w:rPr>
                <w:rFonts w:hint="eastAsia"/>
              </w:rPr>
              <w:t>.</w:t>
            </w:r>
            <w:r w:rsidRPr="004047FC">
              <w:t>getParameter</w:t>
            </w:r>
            <w:r w:rsidRPr="004047FC">
              <w:rPr>
                <w:rFonts w:hint="eastAsia"/>
              </w:rPr>
              <w:t>（</w:t>
            </w:r>
            <w:r w:rsidRPr="004047FC">
              <w:t>"name"</w:t>
            </w:r>
            <w:r w:rsidRPr="004047FC">
              <w:rPr>
                <w:rFonts w:hint="eastAsia"/>
              </w:rPr>
              <w:t>）</w:t>
            </w:r>
            <w:r w:rsidRPr="004047FC">
              <w:t>;</w:t>
            </w:r>
          </w:p>
          <w:p w14:paraId="351CD765" w14:textId="107AEF48" w:rsidR="0047503A" w:rsidRPr="004047FC" w:rsidRDefault="004047FC">
            <w:r w:rsidRPr="004047FC">
              <w:t xml:space="preserve">        String application = request</w:t>
            </w:r>
            <w:r w:rsidRPr="004047FC">
              <w:rPr>
                <w:rFonts w:hint="eastAsia"/>
              </w:rPr>
              <w:t>.</w:t>
            </w:r>
            <w:r w:rsidRPr="004047FC">
              <w:t>getParameter</w:t>
            </w:r>
            <w:r w:rsidRPr="004047FC">
              <w:rPr>
                <w:rFonts w:hint="eastAsia"/>
              </w:rPr>
              <w:t>（</w:t>
            </w:r>
            <w:r w:rsidRPr="004047FC">
              <w:t>"app"</w:t>
            </w:r>
            <w:r w:rsidRPr="004047FC">
              <w:rPr>
                <w:rFonts w:hint="eastAsia"/>
              </w:rPr>
              <w:t>）</w:t>
            </w:r>
            <w:r w:rsidRPr="004047FC">
              <w:t>;</w:t>
            </w:r>
          </w:p>
          <w:p w14:paraId="2E800EB1" w14:textId="54D68903" w:rsidR="0047503A" w:rsidRPr="004047FC" w:rsidRDefault="004047FC">
            <w:r w:rsidRPr="004047FC">
              <w:t xml:space="preserve">        String url = GraduationConfig</w:t>
            </w:r>
            <w:r w:rsidRPr="004047FC">
              <w:rPr>
                <w:rFonts w:hint="eastAsia"/>
              </w:rPr>
              <w:t>.</w:t>
            </w:r>
            <w:r w:rsidRPr="004047FC">
              <w:t>getHlsPre</w:t>
            </w:r>
            <w:r w:rsidRPr="004047FC">
              <w:rPr>
                <w:rFonts w:hint="eastAsia"/>
              </w:rPr>
              <w:t>（）</w:t>
            </w:r>
            <w:r w:rsidRPr="004047FC">
              <w:t xml:space="preserve"> + ":" + nginxIP + ":" + GraduationConfig</w:t>
            </w:r>
            <w:r w:rsidRPr="004047FC">
              <w:rPr>
                <w:rFonts w:hint="eastAsia"/>
              </w:rPr>
              <w:t>.</w:t>
            </w:r>
            <w:r w:rsidRPr="004047FC">
              <w:t>getHlsPort</w:t>
            </w:r>
            <w:r w:rsidRPr="004047FC">
              <w:rPr>
                <w:rFonts w:hint="eastAsia"/>
              </w:rPr>
              <w:t>（）</w:t>
            </w:r>
            <w:r w:rsidRPr="004047FC">
              <w:t xml:space="preserve"> + "/" + application</w:t>
            </w:r>
          </w:p>
          <w:p w14:paraId="01C05D58" w14:textId="2308596A" w:rsidR="0047503A" w:rsidRPr="004047FC" w:rsidRDefault="004047FC">
            <w:r w:rsidRPr="004047FC">
              <w:t xml:space="preserve">                + "/" + userTel + GraduationConfig</w:t>
            </w:r>
            <w:r w:rsidRPr="004047FC">
              <w:rPr>
                <w:rFonts w:hint="eastAsia"/>
              </w:rPr>
              <w:t>.</w:t>
            </w:r>
            <w:r w:rsidRPr="004047FC">
              <w:t>getHlsExt</w:t>
            </w:r>
            <w:r w:rsidRPr="004047FC">
              <w:rPr>
                <w:rFonts w:hint="eastAsia"/>
              </w:rPr>
              <w:t>（）</w:t>
            </w:r>
            <w:r w:rsidRPr="004047FC">
              <w:t>;</w:t>
            </w:r>
          </w:p>
          <w:p w14:paraId="4BC99F8E" w14:textId="0598C6D2" w:rsidR="0047503A" w:rsidRPr="004047FC" w:rsidRDefault="004047FC">
            <w:r w:rsidRPr="004047FC">
              <w:t xml:space="preserve">        Double lat =Double</w:t>
            </w:r>
            <w:r w:rsidRPr="004047FC">
              <w:rPr>
                <w:rFonts w:hint="eastAsia"/>
              </w:rPr>
              <w:t>.</w:t>
            </w:r>
            <w:r w:rsidRPr="004047FC">
              <w:t>parseDouble</w:t>
            </w:r>
            <w:r w:rsidRPr="004047FC">
              <w:rPr>
                <w:rFonts w:hint="eastAsia"/>
              </w:rPr>
              <w:t>（</w:t>
            </w:r>
            <w:r w:rsidRPr="004047FC">
              <w:t>request</w:t>
            </w:r>
            <w:r w:rsidRPr="004047FC">
              <w:rPr>
                <w:rFonts w:hint="eastAsia"/>
              </w:rPr>
              <w:t>.</w:t>
            </w:r>
            <w:r w:rsidRPr="004047FC">
              <w:t>getParameter</w:t>
            </w:r>
            <w:r w:rsidRPr="004047FC">
              <w:rPr>
                <w:rFonts w:hint="eastAsia"/>
              </w:rPr>
              <w:t>（</w:t>
            </w:r>
            <w:r w:rsidRPr="004047FC">
              <w:t>"lat"</w:t>
            </w:r>
            <w:r w:rsidRPr="004047FC">
              <w:rPr>
                <w:rFonts w:hint="eastAsia"/>
              </w:rPr>
              <w:t>））</w:t>
            </w:r>
            <w:r w:rsidRPr="004047FC">
              <w:t>;</w:t>
            </w:r>
          </w:p>
          <w:p w14:paraId="10FAF956" w14:textId="3FDF2150" w:rsidR="0047503A" w:rsidRPr="004047FC" w:rsidRDefault="004047FC">
            <w:r w:rsidRPr="004047FC">
              <w:t xml:space="preserve">        Double lng = Double</w:t>
            </w:r>
            <w:r w:rsidRPr="004047FC">
              <w:rPr>
                <w:rFonts w:hint="eastAsia"/>
              </w:rPr>
              <w:t>.</w:t>
            </w:r>
            <w:r w:rsidRPr="004047FC">
              <w:t>parseDouble</w:t>
            </w:r>
            <w:r w:rsidRPr="004047FC">
              <w:rPr>
                <w:rFonts w:hint="eastAsia"/>
              </w:rPr>
              <w:t>（</w:t>
            </w:r>
            <w:r w:rsidRPr="004047FC">
              <w:t>request</w:t>
            </w:r>
            <w:r w:rsidRPr="004047FC">
              <w:rPr>
                <w:rFonts w:hint="eastAsia"/>
              </w:rPr>
              <w:t>.</w:t>
            </w:r>
            <w:r w:rsidRPr="004047FC">
              <w:t>getParameter</w:t>
            </w:r>
            <w:r w:rsidRPr="004047FC">
              <w:rPr>
                <w:rFonts w:hint="eastAsia"/>
              </w:rPr>
              <w:t>（</w:t>
            </w:r>
            <w:r w:rsidRPr="004047FC">
              <w:t>"lng"</w:t>
            </w:r>
            <w:r w:rsidRPr="004047FC">
              <w:rPr>
                <w:rFonts w:hint="eastAsia"/>
              </w:rPr>
              <w:t>））</w:t>
            </w:r>
            <w:r w:rsidRPr="004047FC">
              <w:t>;</w:t>
            </w:r>
          </w:p>
          <w:p w14:paraId="073C0E32" w14:textId="248CAAD3" w:rsidR="0047503A" w:rsidRPr="004047FC" w:rsidRDefault="004047FC">
            <w:r w:rsidRPr="004047FC">
              <w:t xml:space="preserve">        String title = request</w:t>
            </w:r>
            <w:r w:rsidRPr="004047FC">
              <w:rPr>
                <w:rFonts w:hint="eastAsia"/>
              </w:rPr>
              <w:t>.</w:t>
            </w:r>
            <w:r w:rsidRPr="004047FC">
              <w:t>getParameter</w:t>
            </w:r>
            <w:r w:rsidRPr="004047FC">
              <w:rPr>
                <w:rFonts w:hint="eastAsia"/>
              </w:rPr>
              <w:t>（</w:t>
            </w:r>
            <w:r w:rsidRPr="004047FC">
              <w:t>"title"</w:t>
            </w:r>
            <w:r w:rsidRPr="004047FC">
              <w:rPr>
                <w:rFonts w:hint="eastAsia"/>
              </w:rPr>
              <w:t>）</w:t>
            </w:r>
            <w:r w:rsidRPr="004047FC">
              <w:t>;</w:t>
            </w:r>
          </w:p>
          <w:p w14:paraId="25F93F40" w14:textId="7187396E" w:rsidR="0047503A" w:rsidRPr="004047FC" w:rsidRDefault="004047FC">
            <w:r w:rsidRPr="004047FC">
              <w:t xml:space="preserve">        String planId = request</w:t>
            </w:r>
            <w:r w:rsidRPr="004047FC">
              <w:rPr>
                <w:rFonts w:hint="eastAsia"/>
              </w:rPr>
              <w:t>.</w:t>
            </w:r>
            <w:r w:rsidRPr="004047FC">
              <w:t>getParameter</w:t>
            </w:r>
            <w:r w:rsidRPr="004047FC">
              <w:rPr>
                <w:rFonts w:hint="eastAsia"/>
              </w:rPr>
              <w:t>（</w:t>
            </w:r>
            <w:r w:rsidRPr="004047FC">
              <w:t>"planId"</w:t>
            </w:r>
            <w:r w:rsidRPr="004047FC">
              <w:rPr>
                <w:rFonts w:hint="eastAsia"/>
              </w:rPr>
              <w:t>）</w:t>
            </w:r>
            <w:r w:rsidRPr="004047FC">
              <w:t>;</w:t>
            </w:r>
          </w:p>
          <w:p w14:paraId="65FC3EBC" w14:textId="556EDE9F" w:rsidR="0047503A" w:rsidRPr="004047FC" w:rsidRDefault="004047FC">
            <w:r w:rsidRPr="004047FC">
              <w:t xml:space="preserve">        Date startTime = new Date</w:t>
            </w:r>
            <w:r w:rsidRPr="004047FC">
              <w:rPr>
                <w:rFonts w:hint="eastAsia"/>
              </w:rPr>
              <w:t>（）</w:t>
            </w:r>
            <w:r w:rsidRPr="004047FC">
              <w:t>;</w:t>
            </w:r>
          </w:p>
          <w:p w14:paraId="18FF8CE3" w14:textId="77777777" w:rsidR="0047503A" w:rsidRPr="004047FC" w:rsidRDefault="0047503A"/>
          <w:p w14:paraId="1ECCAB19" w14:textId="7D38DD06" w:rsidR="0047503A" w:rsidRPr="004047FC" w:rsidRDefault="004047FC">
            <w:r w:rsidRPr="004047FC">
              <w:t xml:space="preserve">        Video video = new Video</w:t>
            </w:r>
            <w:r w:rsidRPr="004047FC">
              <w:rPr>
                <w:rFonts w:hint="eastAsia"/>
              </w:rPr>
              <w:t>（）</w:t>
            </w:r>
            <w:r w:rsidRPr="004047FC">
              <w:t>;</w:t>
            </w:r>
          </w:p>
          <w:p w14:paraId="2CCC8E43" w14:textId="2BFB784D" w:rsidR="0047503A" w:rsidRPr="004047FC" w:rsidRDefault="004047FC">
            <w:r w:rsidRPr="004047FC">
              <w:t xml:space="preserve">        video</w:t>
            </w:r>
            <w:r w:rsidRPr="004047FC">
              <w:rPr>
                <w:rFonts w:hint="eastAsia"/>
              </w:rPr>
              <w:t>.</w:t>
            </w:r>
            <w:r w:rsidRPr="004047FC">
              <w:t>setUserTel</w:t>
            </w:r>
            <w:r w:rsidRPr="004047FC">
              <w:rPr>
                <w:rFonts w:hint="eastAsia"/>
              </w:rPr>
              <w:t>（</w:t>
            </w:r>
            <w:r w:rsidRPr="004047FC">
              <w:t>userTel</w:t>
            </w:r>
            <w:r w:rsidRPr="004047FC">
              <w:rPr>
                <w:rFonts w:hint="eastAsia"/>
              </w:rPr>
              <w:t>）</w:t>
            </w:r>
            <w:r w:rsidRPr="004047FC">
              <w:t>;</w:t>
            </w:r>
          </w:p>
          <w:p w14:paraId="3E7A7250" w14:textId="49F40A09" w:rsidR="0047503A" w:rsidRPr="004047FC" w:rsidRDefault="004047FC">
            <w:r w:rsidRPr="004047FC">
              <w:t xml:space="preserve">        video</w:t>
            </w:r>
            <w:r w:rsidRPr="004047FC">
              <w:rPr>
                <w:rFonts w:hint="eastAsia"/>
              </w:rPr>
              <w:t>.</w:t>
            </w:r>
            <w:r w:rsidRPr="004047FC">
              <w:t>setLat</w:t>
            </w:r>
            <w:r w:rsidRPr="004047FC">
              <w:rPr>
                <w:rFonts w:hint="eastAsia"/>
              </w:rPr>
              <w:t>（</w:t>
            </w:r>
            <w:r w:rsidRPr="004047FC">
              <w:t>lat</w:t>
            </w:r>
            <w:r w:rsidRPr="004047FC">
              <w:rPr>
                <w:rFonts w:hint="eastAsia"/>
              </w:rPr>
              <w:t>）</w:t>
            </w:r>
            <w:r w:rsidRPr="004047FC">
              <w:t>;</w:t>
            </w:r>
          </w:p>
          <w:p w14:paraId="7A8035F5" w14:textId="3DB7FA1C" w:rsidR="0047503A" w:rsidRPr="004047FC" w:rsidRDefault="004047FC">
            <w:r w:rsidRPr="004047FC">
              <w:t xml:space="preserve">        video</w:t>
            </w:r>
            <w:r w:rsidRPr="004047FC">
              <w:rPr>
                <w:rFonts w:hint="eastAsia"/>
              </w:rPr>
              <w:t>.</w:t>
            </w:r>
            <w:r w:rsidRPr="004047FC">
              <w:t>setLng</w:t>
            </w:r>
            <w:r w:rsidRPr="004047FC">
              <w:rPr>
                <w:rFonts w:hint="eastAsia"/>
              </w:rPr>
              <w:t>（</w:t>
            </w:r>
            <w:r w:rsidRPr="004047FC">
              <w:t>lng</w:t>
            </w:r>
            <w:r w:rsidRPr="004047FC">
              <w:rPr>
                <w:rFonts w:hint="eastAsia"/>
              </w:rPr>
              <w:t>）</w:t>
            </w:r>
            <w:r w:rsidRPr="004047FC">
              <w:t>;</w:t>
            </w:r>
          </w:p>
          <w:p w14:paraId="23A30279" w14:textId="477645FA" w:rsidR="0047503A" w:rsidRPr="004047FC" w:rsidRDefault="004047FC">
            <w:r w:rsidRPr="004047FC">
              <w:t xml:space="preserve">        video</w:t>
            </w:r>
            <w:r w:rsidRPr="004047FC">
              <w:rPr>
                <w:rFonts w:hint="eastAsia"/>
              </w:rPr>
              <w:t>.</w:t>
            </w:r>
            <w:r w:rsidRPr="004047FC">
              <w:t>setFlag</w:t>
            </w:r>
            <w:r w:rsidRPr="004047FC">
              <w:rPr>
                <w:rFonts w:hint="eastAsia"/>
              </w:rPr>
              <w:t>（</w:t>
            </w:r>
            <w:r w:rsidRPr="004047FC">
              <w:t>1</w:t>
            </w:r>
            <w:r w:rsidRPr="004047FC">
              <w:rPr>
                <w:rFonts w:hint="eastAsia"/>
              </w:rPr>
              <w:t>）</w:t>
            </w:r>
            <w:r w:rsidRPr="004047FC">
              <w:t>;</w:t>
            </w:r>
          </w:p>
          <w:p w14:paraId="3FA2A935" w14:textId="5C2E8129" w:rsidR="0047503A" w:rsidRPr="004047FC" w:rsidRDefault="004047FC">
            <w:r w:rsidRPr="004047FC">
              <w:t xml:space="preserve">        video</w:t>
            </w:r>
            <w:r w:rsidRPr="004047FC">
              <w:rPr>
                <w:rFonts w:hint="eastAsia"/>
              </w:rPr>
              <w:t>.</w:t>
            </w:r>
            <w:r w:rsidRPr="004047FC">
              <w:t>setStartTime</w:t>
            </w:r>
            <w:r w:rsidRPr="004047FC">
              <w:rPr>
                <w:rFonts w:hint="eastAsia"/>
              </w:rPr>
              <w:t>（</w:t>
            </w:r>
            <w:r w:rsidRPr="004047FC">
              <w:t>startTime</w:t>
            </w:r>
            <w:r w:rsidRPr="004047FC">
              <w:rPr>
                <w:rFonts w:hint="eastAsia"/>
              </w:rPr>
              <w:t>）</w:t>
            </w:r>
            <w:r w:rsidRPr="004047FC">
              <w:t>;</w:t>
            </w:r>
          </w:p>
          <w:p w14:paraId="5E423A82" w14:textId="38DF5D52" w:rsidR="0047503A" w:rsidRPr="004047FC" w:rsidRDefault="004047FC">
            <w:r w:rsidRPr="004047FC">
              <w:t xml:space="preserve">        video</w:t>
            </w:r>
            <w:r w:rsidRPr="004047FC">
              <w:rPr>
                <w:rFonts w:hint="eastAsia"/>
              </w:rPr>
              <w:t>.</w:t>
            </w:r>
            <w:r w:rsidRPr="004047FC">
              <w:t>setUrl</w:t>
            </w:r>
            <w:r w:rsidRPr="004047FC">
              <w:rPr>
                <w:rFonts w:hint="eastAsia"/>
              </w:rPr>
              <w:t>（</w:t>
            </w:r>
            <w:r w:rsidRPr="004047FC">
              <w:t>url</w:t>
            </w:r>
            <w:r w:rsidRPr="004047FC">
              <w:rPr>
                <w:rFonts w:hint="eastAsia"/>
              </w:rPr>
              <w:t>）</w:t>
            </w:r>
            <w:r w:rsidRPr="004047FC">
              <w:t>;</w:t>
            </w:r>
          </w:p>
          <w:p w14:paraId="2DCB686A" w14:textId="20762EAE" w:rsidR="0047503A" w:rsidRPr="004047FC" w:rsidRDefault="004047FC">
            <w:r w:rsidRPr="004047FC">
              <w:t xml:space="preserve">        video</w:t>
            </w:r>
            <w:r w:rsidRPr="004047FC">
              <w:rPr>
                <w:rFonts w:hint="eastAsia"/>
              </w:rPr>
              <w:t>.</w:t>
            </w:r>
            <w:r w:rsidRPr="004047FC">
              <w:t>setTitle</w:t>
            </w:r>
            <w:r w:rsidRPr="004047FC">
              <w:rPr>
                <w:rFonts w:hint="eastAsia"/>
              </w:rPr>
              <w:t>（</w:t>
            </w:r>
            <w:r w:rsidRPr="004047FC">
              <w:t>title</w:t>
            </w:r>
            <w:r w:rsidRPr="004047FC">
              <w:rPr>
                <w:rFonts w:hint="eastAsia"/>
              </w:rPr>
              <w:t>）</w:t>
            </w:r>
            <w:r w:rsidRPr="004047FC">
              <w:t>;</w:t>
            </w:r>
          </w:p>
          <w:p w14:paraId="6F718684" w14:textId="419F9694" w:rsidR="0047503A" w:rsidRPr="004047FC" w:rsidRDefault="004047FC">
            <w:r w:rsidRPr="004047FC">
              <w:lastRenderedPageBreak/>
              <w:t xml:space="preserve">        video</w:t>
            </w:r>
            <w:r w:rsidRPr="004047FC">
              <w:rPr>
                <w:rFonts w:hint="eastAsia"/>
              </w:rPr>
              <w:t>.</w:t>
            </w:r>
            <w:r w:rsidRPr="004047FC">
              <w:t>setPlanId</w:t>
            </w:r>
            <w:r w:rsidRPr="004047FC">
              <w:rPr>
                <w:rFonts w:hint="eastAsia"/>
              </w:rPr>
              <w:t>（</w:t>
            </w:r>
            <w:r w:rsidRPr="004047FC">
              <w:t>Integer</w:t>
            </w:r>
            <w:r w:rsidRPr="004047FC">
              <w:rPr>
                <w:rFonts w:hint="eastAsia"/>
              </w:rPr>
              <w:t>.</w:t>
            </w:r>
            <w:r w:rsidRPr="004047FC">
              <w:t>parseInt</w:t>
            </w:r>
            <w:r w:rsidRPr="004047FC">
              <w:rPr>
                <w:rFonts w:hint="eastAsia"/>
              </w:rPr>
              <w:t>（</w:t>
            </w:r>
            <w:r w:rsidRPr="004047FC">
              <w:t>planId</w:t>
            </w:r>
            <w:r w:rsidRPr="004047FC">
              <w:rPr>
                <w:rFonts w:hint="eastAsia"/>
              </w:rPr>
              <w:t>））</w:t>
            </w:r>
            <w:r w:rsidRPr="004047FC">
              <w:t>;</w:t>
            </w:r>
          </w:p>
          <w:p w14:paraId="71427840" w14:textId="6996B823" w:rsidR="0047503A" w:rsidRPr="004047FC" w:rsidRDefault="004047FC">
            <w:r w:rsidRPr="004047FC">
              <w:t xml:space="preserve">        nginxService</w:t>
            </w:r>
            <w:r w:rsidRPr="004047FC">
              <w:rPr>
                <w:rFonts w:hint="eastAsia"/>
              </w:rPr>
              <w:t>.</w:t>
            </w:r>
            <w:r w:rsidRPr="004047FC">
              <w:t>startLive</w:t>
            </w:r>
            <w:r w:rsidRPr="004047FC">
              <w:rPr>
                <w:rFonts w:hint="eastAsia"/>
              </w:rPr>
              <w:t>（</w:t>
            </w:r>
            <w:r w:rsidRPr="004047FC">
              <w:t>video</w:t>
            </w:r>
            <w:r w:rsidRPr="004047FC">
              <w:rPr>
                <w:rFonts w:hint="eastAsia"/>
              </w:rPr>
              <w:t>）</w:t>
            </w:r>
            <w:r w:rsidRPr="004047FC">
              <w:t>;</w:t>
            </w:r>
          </w:p>
          <w:p w14:paraId="1E0C2AA9" w14:textId="02BA1E46" w:rsidR="0047503A" w:rsidRPr="004047FC" w:rsidRDefault="004047FC">
            <w:r w:rsidRPr="004047FC">
              <w:t xml:space="preserve">        webSocketServer</w:t>
            </w:r>
            <w:r w:rsidRPr="004047FC">
              <w:rPr>
                <w:rFonts w:hint="eastAsia"/>
              </w:rPr>
              <w:t>.</w:t>
            </w:r>
            <w:r w:rsidRPr="004047FC">
              <w:t>sendLiveVideo</w:t>
            </w:r>
            <w:r w:rsidRPr="004047FC">
              <w:rPr>
                <w:rFonts w:hint="eastAsia"/>
              </w:rPr>
              <w:t>（</w:t>
            </w:r>
            <w:r w:rsidRPr="004047FC">
              <w:t>webService</w:t>
            </w:r>
            <w:r w:rsidRPr="004047FC">
              <w:rPr>
                <w:rFonts w:hint="eastAsia"/>
              </w:rPr>
              <w:t>.</w:t>
            </w:r>
            <w:r w:rsidRPr="004047FC">
              <w:t>getLiveVideos</w:t>
            </w:r>
            <w:r w:rsidRPr="004047FC">
              <w:rPr>
                <w:rFonts w:hint="eastAsia"/>
              </w:rPr>
              <w:t>（</w:t>
            </w:r>
            <w:r w:rsidRPr="004047FC">
              <w:t>video</w:t>
            </w:r>
            <w:r w:rsidRPr="004047FC">
              <w:rPr>
                <w:rFonts w:hint="eastAsia"/>
              </w:rPr>
              <w:t>）</w:t>
            </w:r>
            <w:r w:rsidRPr="004047FC">
              <w:rPr>
                <w:rFonts w:hint="eastAsia"/>
              </w:rPr>
              <w:t>.</w:t>
            </w:r>
            <w:r w:rsidRPr="004047FC">
              <w:t>get</w:t>
            </w:r>
            <w:r w:rsidRPr="004047FC">
              <w:rPr>
                <w:rFonts w:hint="eastAsia"/>
              </w:rPr>
              <w:t>（</w:t>
            </w:r>
            <w:r w:rsidRPr="004047FC">
              <w:t>0</w:t>
            </w:r>
            <w:r w:rsidRPr="004047FC">
              <w:rPr>
                <w:rFonts w:hint="eastAsia"/>
              </w:rPr>
              <w:t>））</w:t>
            </w:r>
            <w:r w:rsidRPr="004047FC">
              <w:t>;</w:t>
            </w:r>
          </w:p>
          <w:p w14:paraId="53CD4F2A" w14:textId="77777777" w:rsidR="0047503A" w:rsidRPr="004047FC" w:rsidRDefault="004047FC">
            <w:r w:rsidRPr="004047FC">
              <w:t xml:space="preserve">    }</w:t>
            </w:r>
          </w:p>
        </w:tc>
      </w:tr>
    </w:tbl>
    <w:p w14:paraId="194B25C8" w14:textId="77777777" w:rsidR="0047503A" w:rsidRPr="004047FC" w:rsidRDefault="0047503A"/>
    <w:p w14:paraId="72F530FC" w14:textId="77777777" w:rsidR="0047503A" w:rsidRPr="004047FC" w:rsidRDefault="004047FC">
      <w:pPr>
        <w:pStyle w:val="3"/>
        <w:numPr>
          <w:ilvl w:val="2"/>
          <w:numId w:val="2"/>
        </w:numPr>
      </w:pPr>
      <w:bookmarkStart w:id="92" w:name="_Toc18160"/>
      <w:r w:rsidRPr="004047FC">
        <w:rPr>
          <w:rFonts w:hint="eastAsia"/>
        </w:rPr>
        <w:t>应急演练录播模块</w:t>
      </w:r>
      <w:bookmarkEnd w:id="92"/>
    </w:p>
    <w:p w14:paraId="436530C1" w14:textId="77777777" w:rsidR="0047503A" w:rsidRPr="004047FC" w:rsidRDefault="004047FC">
      <w:pPr>
        <w:ind w:firstLine="420"/>
      </w:pPr>
      <w:r w:rsidRPr="004047FC">
        <w:rPr>
          <w:rFonts w:hint="eastAsia"/>
        </w:rPr>
        <w:t>点击侧边栏录播管理会出现最新录播和历史录播菜单，最新录播默认播放当前时间的录播资源。页面主体中可以通过设置开始时间和结束时间来筛选符合条件的录播资源，同时可以选择多个录播资源进行同步播放，具体内容如图</w:t>
      </w:r>
      <w:r w:rsidRPr="004047FC">
        <w:rPr>
          <w:rFonts w:hint="eastAsia"/>
        </w:rPr>
        <w:t>5-2</w:t>
      </w:r>
      <w:r w:rsidRPr="004047FC">
        <w:rPr>
          <w:rFonts w:hint="eastAsia"/>
        </w:rPr>
        <w:t>所示。</w:t>
      </w:r>
    </w:p>
    <w:p w14:paraId="1C0C23AC" w14:textId="77777777" w:rsidR="0047503A" w:rsidRPr="004047FC" w:rsidRDefault="004047FC">
      <w:r w:rsidRPr="004047FC">
        <w:rPr>
          <w:noProof/>
        </w:rPr>
        <w:drawing>
          <wp:inline distT="0" distB="0" distL="114300" distR="114300" wp14:anchorId="07A0DDB7" wp14:editId="4166686F">
            <wp:extent cx="5269230" cy="2411095"/>
            <wp:effectExtent l="0" t="0" r="7620"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0"/>
                    <a:stretch>
                      <a:fillRect/>
                    </a:stretch>
                  </pic:blipFill>
                  <pic:spPr>
                    <a:xfrm>
                      <a:off x="0" y="0"/>
                      <a:ext cx="5269230" cy="2411095"/>
                    </a:xfrm>
                    <a:prstGeom prst="rect">
                      <a:avLst/>
                    </a:prstGeom>
                    <a:noFill/>
                    <a:ln>
                      <a:noFill/>
                    </a:ln>
                  </pic:spPr>
                </pic:pic>
              </a:graphicData>
            </a:graphic>
          </wp:inline>
        </w:drawing>
      </w:r>
    </w:p>
    <w:p w14:paraId="18C142DF" w14:textId="77777777" w:rsidR="0047503A" w:rsidRPr="004047FC" w:rsidRDefault="004047FC">
      <w:pPr>
        <w:jc w:val="center"/>
      </w:pPr>
      <w:r w:rsidRPr="004047FC">
        <w:rPr>
          <w:rFonts w:hint="eastAsia"/>
        </w:rPr>
        <w:t>图</w:t>
      </w:r>
      <w:r w:rsidRPr="004047FC">
        <w:rPr>
          <w:rFonts w:hint="eastAsia"/>
        </w:rPr>
        <w:t>5-2 Web</w:t>
      </w:r>
      <w:r w:rsidRPr="004047FC">
        <w:rPr>
          <w:rFonts w:hint="eastAsia"/>
        </w:rPr>
        <w:t>前端录播界面图</w:t>
      </w:r>
    </w:p>
    <w:p w14:paraId="492F2021" w14:textId="77777777" w:rsidR="0047503A" w:rsidRPr="004047FC" w:rsidRDefault="004047FC">
      <w:pPr>
        <w:ind w:firstLine="420"/>
      </w:pPr>
      <w:r w:rsidRPr="004047FC">
        <w:rPr>
          <w:rFonts w:hint="eastAsia"/>
        </w:rPr>
        <w:t>这里介绍一下多个录播资源同步播放的逻辑实现，首先获取所有已选择的录播视频资源列表，比较其中所有资源的开始时间，得到最大的开始时间，然后遍历录播资源列表，设置当前时间即可，具体代码如下所示。</w:t>
      </w:r>
    </w:p>
    <w:tbl>
      <w:tblPr>
        <w:tblStyle w:val="a4"/>
        <w:tblW w:w="0" w:type="auto"/>
        <w:tblLook w:val="04A0" w:firstRow="1" w:lastRow="0" w:firstColumn="1" w:lastColumn="0" w:noHBand="0" w:noVBand="1"/>
      </w:tblPr>
      <w:tblGrid>
        <w:gridCol w:w="8522"/>
      </w:tblGrid>
      <w:tr w:rsidR="0047503A" w:rsidRPr="004047FC" w14:paraId="10BA97AD" w14:textId="77777777">
        <w:tc>
          <w:tcPr>
            <w:tcW w:w="8522" w:type="dxa"/>
          </w:tcPr>
          <w:p w14:paraId="2FF077E4" w14:textId="512EDD86" w:rsidR="0047503A" w:rsidRPr="004047FC" w:rsidRDefault="004047FC">
            <w:r w:rsidRPr="004047FC">
              <w:t xml:space="preserve">    synVideos</w:t>
            </w:r>
            <w:r w:rsidRPr="004047FC">
              <w:rPr>
                <w:rFonts w:hint="eastAsia"/>
              </w:rPr>
              <w:t>（）</w:t>
            </w:r>
            <w:r w:rsidRPr="004047FC">
              <w:t>{</w:t>
            </w:r>
          </w:p>
          <w:p w14:paraId="373440DE" w14:textId="1676376D" w:rsidR="0047503A" w:rsidRPr="004047FC" w:rsidRDefault="004047FC">
            <w:r w:rsidRPr="004047FC">
              <w:t xml:space="preserve">      let latestTime = this</w:t>
            </w:r>
            <w:r w:rsidRPr="004047FC">
              <w:rPr>
                <w:rFonts w:hint="eastAsia"/>
              </w:rPr>
              <w:t>.</w:t>
            </w:r>
            <w:r w:rsidRPr="004047FC">
              <w:t>getLatestTime</w:t>
            </w:r>
            <w:r w:rsidRPr="004047FC">
              <w:rPr>
                <w:rFonts w:hint="eastAsia"/>
              </w:rPr>
              <w:t>（</w:t>
            </w:r>
            <w:r w:rsidRPr="004047FC">
              <w:t>this</w:t>
            </w:r>
            <w:r w:rsidRPr="004047FC">
              <w:rPr>
                <w:rFonts w:hint="eastAsia"/>
              </w:rPr>
              <w:t>.</w:t>
            </w:r>
            <w:r w:rsidRPr="004047FC">
              <w:t>checkedVideos</w:t>
            </w:r>
            <w:r w:rsidRPr="004047FC">
              <w:rPr>
                <w:rFonts w:hint="eastAsia"/>
              </w:rPr>
              <w:t>）</w:t>
            </w:r>
            <w:r w:rsidRPr="004047FC">
              <w:t>;</w:t>
            </w:r>
          </w:p>
          <w:p w14:paraId="6AA952B9" w14:textId="77777777" w:rsidR="0047503A" w:rsidRPr="004047FC" w:rsidRDefault="004047FC">
            <w:r w:rsidRPr="004047FC">
              <w:t xml:space="preserve">      let videos = this</w:t>
            </w:r>
            <w:r w:rsidRPr="004047FC">
              <w:rPr>
                <w:rFonts w:hint="eastAsia"/>
              </w:rPr>
              <w:t>.</w:t>
            </w:r>
            <w:r w:rsidRPr="004047FC">
              <w:t>$refs['myvideo'];</w:t>
            </w:r>
          </w:p>
          <w:p w14:paraId="7CD76762" w14:textId="38F060F6" w:rsidR="0047503A" w:rsidRPr="004047FC" w:rsidRDefault="004047FC">
            <w:r w:rsidRPr="004047FC">
              <w:t xml:space="preserve">      videos</w:t>
            </w:r>
            <w:r w:rsidRPr="004047FC">
              <w:rPr>
                <w:rFonts w:hint="eastAsia"/>
              </w:rPr>
              <w:t>.</w:t>
            </w:r>
            <w:r w:rsidRPr="004047FC">
              <w:t>forEach</w:t>
            </w:r>
            <w:r w:rsidRPr="004047FC">
              <w:rPr>
                <w:rFonts w:hint="eastAsia"/>
              </w:rPr>
              <w:t>（</w:t>
            </w:r>
            <w:r w:rsidRPr="004047FC">
              <w:t>video =&gt; {</w:t>
            </w:r>
          </w:p>
          <w:p w14:paraId="6EA6152F" w14:textId="2565E668" w:rsidR="0047503A" w:rsidRPr="004047FC" w:rsidRDefault="004047FC">
            <w:r w:rsidRPr="004047FC">
              <w:t xml:space="preserve">        video</w:t>
            </w:r>
            <w:r w:rsidRPr="004047FC">
              <w:rPr>
                <w:rFonts w:hint="eastAsia"/>
              </w:rPr>
              <w:t>.</w:t>
            </w:r>
            <w:r w:rsidRPr="004047FC">
              <w:t>seek</w:t>
            </w:r>
            <w:r w:rsidRPr="004047FC">
              <w:rPr>
                <w:rFonts w:hint="eastAsia"/>
              </w:rPr>
              <w:t>（</w:t>
            </w:r>
            <w:r w:rsidRPr="004047FC">
              <w:t>latestTime</w:t>
            </w:r>
            <w:r w:rsidRPr="004047FC">
              <w:rPr>
                <w:rFonts w:hint="eastAsia"/>
              </w:rPr>
              <w:t>）</w:t>
            </w:r>
            <w:r w:rsidRPr="004047FC">
              <w:t>;</w:t>
            </w:r>
          </w:p>
          <w:p w14:paraId="74878C34" w14:textId="77777777" w:rsidR="0047503A" w:rsidRPr="004047FC" w:rsidRDefault="004047FC">
            <w:r w:rsidRPr="004047FC">
              <w:t xml:space="preserve">      }</w:t>
            </w:r>
            <w:r w:rsidRPr="004047FC">
              <w:rPr>
                <w:rFonts w:hint="eastAsia"/>
              </w:rPr>
              <w:t>）</w:t>
            </w:r>
          </w:p>
          <w:p w14:paraId="0F1AA8E5" w14:textId="77777777" w:rsidR="0047503A" w:rsidRPr="004047FC" w:rsidRDefault="004047FC">
            <w:r w:rsidRPr="004047FC">
              <w:t xml:space="preserve">    }</w:t>
            </w:r>
            <w:r w:rsidRPr="004047FC">
              <w:rPr>
                <w:rFonts w:hint="eastAsia"/>
              </w:rPr>
              <w:t>，</w:t>
            </w:r>
          </w:p>
          <w:p w14:paraId="0CCE125D" w14:textId="5C89680A" w:rsidR="0047503A" w:rsidRPr="004047FC" w:rsidRDefault="004047FC">
            <w:r w:rsidRPr="004047FC">
              <w:t xml:space="preserve">    getLatestTime</w:t>
            </w:r>
            <w:r w:rsidRPr="004047FC">
              <w:rPr>
                <w:rFonts w:hint="eastAsia"/>
              </w:rPr>
              <w:t>（</w:t>
            </w:r>
            <w:r w:rsidRPr="004047FC">
              <w:t>videos</w:t>
            </w:r>
            <w:r w:rsidRPr="004047FC">
              <w:rPr>
                <w:rFonts w:hint="eastAsia"/>
              </w:rPr>
              <w:t>）</w:t>
            </w:r>
            <w:r w:rsidRPr="004047FC">
              <w:t>{</w:t>
            </w:r>
          </w:p>
          <w:p w14:paraId="58A343F7" w14:textId="43B15F8F" w:rsidR="0047503A" w:rsidRPr="004047FC" w:rsidRDefault="004047FC">
            <w:r w:rsidRPr="004047FC">
              <w:t xml:space="preserve">      let timeList = videos</w:t>
            </w:r>
            <w:r w:rsidRPr="004047FC">
              <w:rPr>
                <w:rFonts w:hint="eastAsia"/>
              </w:rPr>
              <w:t>.</w:t>
            </w:r>
            <w:r w:rsidRPr="004047FC">
              <w:t>map</w:t>
            </w:r>
            <w:r w:rsidRPr="004047FC">
              <w:rPr>
                <w:rFonts w:hint="eastAsia"/>
              </w:rPr>
              <w:t>（</w:t>
            </w:r>
            <w:r w:rsidRPr="004047FC">
              <w:t>video =&gt; {</w:t>
            </w:r>
          </w:p>
          <w:p w14:paraId="0A732DD4" w14:textId="0675C5BC" w:rsidR="0047503A" w:rsidRPr="004047FC" w:rsidRDefault="004047FC">
            <w:r w:rsidRPr="004047FC">
              <w:t xml:space="preserve">        return new Date</w:t>
            </w:r>
            <w:r w:rsidRPr="004047FC">
              <w:rPr>
                <w:rFonts w:hint="eastAsia"/>
              </w:rPr>
              <w:t>（</w:t>
            </w:r>
            <w:r w:rsidRPr="004047FC">
              <w:t>video</w:t>
            </w:r>
            <w:r w:rsidRPr="004047FC">
              <w:rPr>
                <w:rFonts w:hint="eastAsia"/>
              </w:rPr>
              <w:t>.</w:t>
            </w:r>
            <w:r w:rsidRPr="004047FC">
              <w:t>startTime</w:t>
            </w:r>
            <w:r w:rsidRPr="004047FC">
              <w:rPr>
                <w:rFonts w:hint="eastAsia"/>
              </w:rPr>
              <w:t>）</w:t>
            </w:r>
            <w:r w:rsidRPr="004047FC">
              <w:t>;</w:t>
            </w:r>
          </w:p>
          <w:p w14:paraId="7FB1E259" w14:textId="77777777" w:rsidR="0047503A" w:rsidRPr="004047FC" w:rsidRDefault="004047FC">
            <w:r w:rsidRPr="004047FC">
              <w:t xml:space="preserve">      }</w:t>
            </w:r>
            <w:r w:rsidRPr="004047FC">
              <w:rPr>
                <w:rFonts w:hint="eastAsia"/>
              </w:rPr>
              <w:t>）</w:t>
            </w:r>
            <w:r w:rsidRPr="004047FC">
              <w:t xml:space="preserve">      </w:t>
            </w:r>
          </w:p>
          <w:p w14:paraId="66456358" w14:textId="1B7F2CED" w:rsidR="0047503A" w:rsidRPr="004047FC" w:rsidRDefault="004047FC">
            <w:r w:rsidRPr="004047FC">
              <w:t xml:space="preserve">      let latestTime = timeList</w:t>
            </w:r>
            <w:r w:rsidRPr="004047FC">
              <w:rPr>
                <w:rFonts w:hint="eastAsia"/>
              </w:rPr>
              <w:t>.</w:t>
            </w:r>
            <w:r w:rsidRPr="004047FC">
              <w:t>reduce</w:t>
            </w:r>
            <w:r w:rsidRPr="004047FC">
              <w:rPr>
                <w:rFonts w:hint="eastAsia"/>
              </w:rPr>
              <w:t>（（</w:t>
            </w:r>
            <w:r w:rsidRPr="004047FC">
              <w:t>time1</w:t>
            </w:r>
            <w:r w:rsidRPr="004047FC">
              <w:rPr>
                <w:rFonts w:hint="eastAsia"/>
              </w:rPr>
              <w:t>，</w:t>
            </w:r>
            <w:r w:rsidRPr="004047FC">
              <w:t>time2</w:t>
            </w:r>
            <w:r w:rsidRPr="004047FC">
              <w:rPr>
                <w:rFonts w:hint="eastAsia"/>
              </w:rPr>
              <w:t>）</w:t>
            </w:r>
            <w:r w:rsidRPr="004047FC">
              <w:t xml:space="preserve"> =&gt; {</w:t>
            </w:r>
          </w:p>
          <w:p w14:paraId="0F012048" w14:textId="77777777" w:rsidR="0047503A" w:rsidRPr="004047FC" w:rsidRDefault="004047FC">
            <w:r w:rsidRPr="004047FC">
              <w:t xml:space="preserve">        return time1&gt;time2?time1:time2;</w:t>
            </w:r>
          </w:p>
          <w:p w14:paraId="3940208E" w14:textId="77777777" w:rsidR="0047503A" w:rsidRPr="004047FC" w:rsidRDefault="004047FC">
            <w:r w:rsidRPr="004047FC">
              <w:t xml:space="preserve">      }</w:t>
            </w:r>
            <w:r w:rsidRPr="004047FC">
              <w:rPr>
                <w:rFonts w:hint="eastAsia"/>
              </w:rPr>
              <w:t>）</w:t>
            </w:r>
          </w:p>
          <w:p w14:paraId="6C2DBC7A" w14:textId="77777777" w:rsidR="0047503A" w:rsidRPr="004047FC" w:rsidRDefault="004047FC">
            <w:r w:rsidRPr="004047FC">
              <w:t xml:space="preserve">      return latestTime;</w:t>
            </w:r>
          </w:p>
          <w:p w14:paraId="31A48CCE" w14:textId="77777777" w:rsidR="0047503A" w:rsidRPr="004047FC" w:rsidRDefault="004047FC">
            <w:r w:rsidRPr="004047FC">
              <w:lastRenderedPageBreak/>
              <w:t xml:space="preserve">    }</w:t>
            </w:r>
            <w:r w:rsidRPr="004047FC">
              <w:rPr>
                <w:rFonts w:hint="eastAsia"/>
              </w:rPr>
              <w:t>，</w:t>
            </w:r>
          </w:p>
        </w:tc>
      </w:tr>
    </w:tbl>
    <w:p w14:paraId="61597D58" w14:textId="77777777" w:rsidR="0047503A" w:rsidRPr="004047FC" w:rsidRDefault="004047FC">
      <w:r w:rsidRPr="004047FC">
        <w:rPr>
          <w:rFonts w:hint="eastAsia"/>
        </w:rPr>
        <w:lastRenderedPageBreak/>
        <w:t>服务器端在接收到流媒体服务器直播结束的回调事件之后，首先获取视频资源路径，通过</w:t>
      </w:r>
      <w:r w:rsidRPr="004047FC">
        <w:rPr>
          <w:rFonts w:hint="eastAsia"/>
        </w:rPr>
        <w:t>yamdi</w:t>
      </w:r>
      <w:r w:rsidRPr="004047FC">
        <w:rPr>
          <w:rFonts w:hint="eastAsia"/>
        </w:rPr>
        <w:t>给视频资源添加元数据，使得录播视频可以随意拖拽播放，接着通过</w:t>
      </w:r>
      <w:r w:rsidRPr="004047FC">
        <w:rPr>
          <w:rFonts w:hint="eastAsia"/>
        </w:rPr>
        <w:t>HttpServletRquest</w:t>
      </w:r>
      <w:r w:rsidRPr="004047FC">
        <w:rPr>
          <w:rFonts w:hint="eastAsia"/>
        </w:rPr>
        <w:t>获取流媒体服务器</w:t>
      </w:r>
      <w:r w:rsidRPr="004047FC">
        <w:rPr>
          <w:rFonts w:hint="eastAsia"/>
        </w:rPr>
        <w:t>IP</w:t>
      </w:r>
      <w:r w:rsidRPr="004047FC">
        <w:rPr>
          <w:rFonts w:hint="eastAsia"/>
        </w:rPr>
        <w:t>地址，结合服务器端配置文件中的配置信息，组成</w:t>
      </w:r>
      <w:r w:rsidRPr="004047FC">
        <w:rPr>
          <w:rFonts w:hint="eastAsia"/>
        </w:rPr>
        <w:t>HLS</w:t>
      </w:r>
      <w:r w:rsidRPr="004047FC">
        <w:rPr>
          <w:rFonts w:hint="eastAsia"/>
        </w:rPr>
        <w:t>协议的视频播放地址，然后封装成</w:t>
      </w:r>
      <w:r w:rsidRPr="004047FC">
        <w:rPr>
          <w:rFonts w:hint="eastAsia"/>
        </w:rPr>
        <w:t>Video</w:t>
      </w:r>
      <w:r w:rsidRPr="004047FC">
        <w:rPr>
          <w:rFonts w:hint="eastAsia"/>
        </w:rPr>
        <w:t>对象依次传递给业务逻辑层和数据持久层，最后保存到</w:t>
      </w:r>
      <w:r w:rsidRPr="004047FC">
        <w:rPr>
          <w:rFonts w:hint="eastAsia"/>
        </w:rPr>
        <w:t>Mysql</w:t>
      </w:r>
      <w:r w:rsidRPr="004047FC">
        <w:rPr>
          <w:rFonts w:hint="eastAsia"/>
        </w:rPr>
        <w:t>数据中，具体代码如下所示。</w:t>
      </w:r>
    </w:p>
    <w:tbl>
      <w:tblPr>
        <w:tblStyle w:val="a4"/>
        <w:tblW w:w="0" w:type="auto"/>
        <w:tblLook w:val="04A0" w:firstRow="1" w:lastRow="0" w:firstColumn="1" w:lastColumn="0" w:noHBand="0" w:noVBand="1"/>
      </w:tblPr>
      <w:tblGrid>
        <w:gridCol w:w="8522"/>
      </w:tblGrid>
      <w:tr w:rsidR="0047503A" w:rsidRPr="004047FC" w14:paraId="1CF86D24" w14:textId="77777777">
        <w:tc>
          <w:tcPr>
            <w:tcW w:w="8522" w:type="dxa"/>
          </w:tcPr>
          <w:p w14:paraId="412A8D55" w14:textId="733493EA" w:rsidR="0047503A" w:rsidRPr="004047FC" w:rsidRDefault="004047FC">
            <w:r w:rsidRPr="004047FC">
              <w:t xml:space="preserve"> </w:t>
            </w:r>
            <w:r w:rsidRPr="004047FC">
              <w:rPr>
                <w:rFonts w:hint="eastAsia"/>
              </w:rPr>
              <w:t xml:space="preserve">   </w:t>
            </w:r>
            <w:r w:rsidRPr="004047FC">
              <w:t>@RequestMapping</w:t>
            </w:r>
            <w:r w:rsidRPr="004047FC">
              <w:rPr>
                <w:rFonts w:hint="eastAsia"/>
              </w:rPr>
              <w:t>（</w:t>
            </w:r>
            <w:r w:rsidRPr="004047FC">
              <w:t>"/record"</w:t>
            </w:r>
            <w:r w:rsidRPr="004047FC">
              <w:rPr>
                <w:rFonts w:hint="eastAsia"/>
              </w:rPr>
              <w:t>）</w:t>
            </w:r>
          </w:p>
          <w:p w14:paraId="187CD318" w14:textId="0F3E889C" w:rsidR="0047503A" w:rsidRPr="004047FC" w:rsidRDefault="004047FC">
            <w:r w:rsidRPr="004047FC">
              <w:t xml:space="preserve">    public void recordDone</w:t>
            </w:r>
            <w:r w:rsidRPr="004047FC">
              <w:rPr>
                <w:rFonts w:hint="eastAsia"/>
              </w:rPr>
              <w:t>（</w:t>
            </w:r>
            <w:r w:rsidRPr="004047FC">
              <w:t>HttpServletRequest request</w:t>
            </w:r>
            <w:r w:rsidRPr="004047FC">
              <w:rPr>
                <w:rFonts w:hint="eastAsia"/>
              </w:rPr>
              <w:t>）</w:t>
            </w:r>
            <w:r w:rsidRPr="004047FC">
              <w:t>throws Exception{</w:t>
            </w:r>
          </w:p>
          <w:p w14:paraId="07BAF1B3" w14:textId="6DB7A330" w:rsidR="0047503A" w:rsidRPr="004047FC" w:rsidRDefault="004047FC">
            <w:r w:rsidRPr="004047FC">
              <w:t xml:space="preserve">        String path = request</w:t>
            </w:r>
            <w:r w:rsidRPr="004047FC">
              <w:rPr>
                <w:rFonts w:hint="eastAsia"/>
              </w:rPr>
              <w:t>.</w:t>
            </w:r>
            <w:r w:rsidRPr="004047FC">
              <w:t>getParameter</w:t>
            </w:r>
            <w:r w:rsidRPr="004047FC">
              <w:rPr>
                <w:rFonts w:hint="eastAsia"/>
              </w:rPr>
              <w:t>（</w:t>
            </w:r>
            <w:r w:rsidRPr="004047FC">
              <w:t>"path"</w:t>
            </w:r>
            <w:r w:rsidRPr="004047FC">
              <w:rPr>
                <w:rFonts w:hint="eastAsia"/>
              </w:rPr>
              <w:t>）</w:t>
            </w:r>
            <w:r w:rsidRPr="004047FC">
              <w:t>;</w:t>
            </w:r>
          </w:p>
          <w:p w14:paraId="29D7196D" w14:textId="450AFB8D" w:rsidR="0047503A" w:rsidRPr="004047FC" w:rsidRDefault="004047FC">
            <w:r w:rsidRPr="004047FC">
              <w:t xml:space="preserve">        String fileName = metadataToVideo</w:t>
            </w:r>
            <w:r w:rsidRPr="004047FC">
              <w:rPr>
                <w:rFonts w:hint="eastAsia"/>
              </w:rPr>
              <w:t>（</w:t>
            </w:r>
            <w:r w:rsidRPr="004047FC">
              <w:t>path</w:t>
            </w:r>
            <w:r w:rsidRPr="004047FC">
              <w:rPr>
                <w:rFonts w:hint="eastAsia"/>
              </w:rPr>
              <w:t>）</w:t>
            </w:r>
            <w:r w:rsidRPr="004047FC">
              <w:t>;</w:t>
            </w:r>
          </w:p>
          <w:p w14:paraId="3BF72352" w14:textId="77777777" w:rsidR="0047503A" w:rsidRPr="004047FC" w:rsidRDefault="0047503A"/>
          <w:p w14:paraId="1312C786" w14:textId="17835A64" w:rsidR="0047503A" w:rsidRPr="004047FC" w:rsidRDefault="004047FC">
            <w:r w:rsidRPr="004047FC">
              <w:t xml:space="preserve">        String application = request</w:t>
            </w:r>
            <w:r w:rsidRPr="004047FC">
              <w:rPr>
                <w:rFonts w:hint="eastAsia"/>
              </w:rPr>
              <w:t>.</w:t>
            </w:r>
            <w:r w:rsidRPr="004047FC">
              <w:t>getParameter</w:t>
            </w:r>
            <w:r w:rsidRPr="004047FC">
              <w:rPr>
                <w:rFonts w:hint="eastAsia"/>
              </w:rPr>
              <w:t>（</w:t>
            </w:r>
            <w:r w:rsidRPr="004047FC">
              <w:t>"app"</w:t>
            </w:r>
            <w:r w:rsidRPr="004047FC">
              <w:rPr>
                <w:rFonts w:hint="eastAsia"/>
              </w:rPr>
              <w:t>）</w:t>
            </w:r>
            <w:r w:rsidRPr="004047FC">
              <w:t>;</w:t>
            </w:r>
          </w:p>
          <w:p w14:paraId="527D2523" w14:textId="2A095C7F" w:rsidR="0047503A" w:rsidRPr="004047FC" w:rsidRDefault="004047FC">
            <w:r w:rsidRPr="004047FC">
              <w:t xml:space="preserve">        String tcurl = request</w:t>
            </w:r>
            <w:r w:rsidRPr="004047FC">
              <w:rPr>
                <w:rFonts w:hint="eastAsia"/>
              </w:rPr>
              <w:t>.</w:t>
            </w:r>
            <w:r w:rsidRPr="004047FC">
              <w:t>getParameter</w:t>
            </w:r>
            <w:r w:rsidRPr="004047FC">
              <w:rPr>
                <w:rFonts w:hint="eastAsia"/>
              </w:rPr>
              <w:t>（</w:t>
            </w:r>
            <w:r w:rsidRPr="004047FC">
              <w:t>"tcurl"</w:t>
            </w:r>
            <w:r w:rsidRPr="004047FC">
              <w:rPr>
                <w:rFonts w:hint="eastAsia"/>
              </w:rPr>
              <w:t>）</w:t>
            </w:r>
            <w:r w:rsidRPr="004047FC">
              <w:t>;</w:t>
            </w:r>
          </w:p>
          <w:p w14:paraId="2606982B" w14:textId="3B47D179" w:rsidR="0047503A" w:rsidRPr="004047FC" w:rsidRDefault="004047FC">
            <w:r w:rsidRPr="004047FC">
              <w:t xml:space="preserve">        String nginxIP = tcurl</w:t>
            </w:r>
            <w:r w:rsidRPr="004047FC">
              <w:rPr>
                <w:rFonts w:hint="eastAsia"/>
              </w:rPr>
              <w:t>.</w:t>
            </w:r>
            <w:r w:rsidRPr="004047FC">
              <w:t>split</w:t>
            </w:r>
            <w:r w:rsidRPr="004047FC">
              <w:rPr>
                <w:rFonts w:hint="eastAsia"/>
              </w:rPr>
              <w:t>（</w:t>
            </w:r>
            <w:r w:rsidRPr="004047FC">
              <w:t>":"</w:t>
            </w:r>
            <w:r w:rsidRPr="004047FC">
              <w:rPr>
                <w:rFonts w:hint="eastAsia"/>
              </w:rPr>
              <w:t>）</w:t>
            </w:r>
            <w:r w:rsidRPr="004047FC">
              <w:t>[1];</w:t>
            </w:r>
          </w:p>
          <w:p w14:paraId="6608650A" w14:textId="77777777" w:rsidR="0047503A" w:rsidRPr="004047FC" w:rsidRDefault="0047503A"/>
          <w:p w14:paraId="6B190C0B" w14:textId="0D75D643" w:rsidR="0047503A" w:rsidRPr="004047FC" w:rsidRDefault="004047FC">
            <w:r w:rsidRPr="004047FC">
              <w:t xml:space="preserve">        String</w:t>
            </w:r>
            <w:r w:rsidRPr="004047FC">
              <w:rPr>
                <w:rFonts w:hint="eastAsia"/>
              </w:rPr>
              <w:t xml:space="preserve"> </w:t>
            </w:r>
            <w:r w:rsidRPr="004047FC">
              <w:t>videoUrl</w:t>
            </w:r>
            <w:r w:rsidRPr="004047FC">
              <w:rPr>
                <w:rFonts w:hint="eastAsia"/>
              </w:rPr>
              <w:t xml:space="preserve"> </w:t>
            </w:r>
            <w:r w:rsidRPr="004047FC">
              <w:t>= GraduationConfig</w:t>
            </w:r>
            <w:r w:rsidRPr="004047FC">
              <w:rPr>
                <w:rFonts w:hint="eastAsia"/>
              </w:rPr>
              <w:t>.</w:t>
            </w:r>
            <w:r w:rsidRPr="004047FC">
              <w:t>getHlsPre</w:t>
            </w:r>
            <w:r w:rsidRPr="004047FC">
              <w:rPr>
                <w:rFonts w:hint="eastAsia"/>
              </w:rPr>
              <w:t>（）</w:t>
            </w:r>
            <w:r w:rsidRPr="004047FC">
              <w:t>+":"+nginxIP+":"+</w:t>
            </w:r>
          </w:p>
          <w:p w14:paraId="3AEFF2EA" w14:textId="0B36C72A" w:rsidR="0047503A" w:rsidRPr="004047FC" w:rsidRDefault="004047FC">
            <w:pPr>
              <w:ind w:firstLineChars="400" w:firstLine="840"/>
            </w:pPr>
            <w:r w:rsidRPr="004047FC">
              <w:t>GraduationConfig</w:t>
            </w:r>
            <w:r w:rsidRPr="004047FC">
              <w:rPr>
                <w:rFonts w:hint="eastAsia"/>
              </w:rPr>
              <w:t>.</w:t>
            </w:r>
            <w:r w:rsidRPr="004047FC">
              <w:t>getHlsPort</w:t>
            </w:r>
            <w:r w:rsidRPr="004047FC">
              <w:rPr>
                <w:rFonts w:hint="eastAsia"/>
              </w:rPr>
              <w:t>（）</w:t>
            </w:r>
            <w:r w:rsidRPr="004047FC">
              <w:rPr>
                <w:rFonts w:hint="eastAsia"/>
              </w:rPr>
              <w:t>+</w:t>
            </w:r>
          </w:p>
          <w:p w14:paraId="2246CAA9" w14:textId="77777777" w:rsidR="0047503A" w:rsidRPr="004047FC" w:rsidRDefault="004047FC">
            <w:pPr>
              <w:ind w:firstLineChars="400" w:firstLine="840"/>
            </w:pPr>
            <w:r w:rsidRPr="004047FC">
              <w:t>"/"+application+"/"+fileName;</w:t>
            </w:r>
          </w:p>
          <w:p w14:paraId="10D96C18" w14:textId="77777777" w:rsidR="0047503A" w:rsidRPr="004047FC" w:rsidRDefault="0047503A"/>
          <w:p w14:paraId="00149F20" w14:textId="7B17FE4F" w:rsidR="0047503A" w:rsidRPr="004047FC" w:rsidRDefault="004047FC">
            <w:r w:rsidRPr="004047FC">
              <w:t xml:space="preserve">        String userTel = request</w:t>
            </w:r>
            <w:r w:rsidRPr="004047FC">
              <w:rPr>
                <w:rFonts w:hint="eastAsia"/>
              </w:rPr>
              <w:t>.</w:t>
            </w:r>
            <w:r w:rsidRPr="004047FC">
              <w:t>getParameter</w:t>
            </w:r>
            <w:r w:rsidRPr="004047FC">
              <w:rPr>
                <w:rFonts w:hint="eastAsia"/>
              </w:rPr>
              <w:t>（</w:t>
            </w:r>
            <w:r w:rsidRPr="004047FC">
              <w:t>"name"</w:t>
            </w:r>
            <w:r w:rsidRPr="004047FC">
              <w:rPr>
                <w:rFonts w:hint="eastAsia"/>
              </w:rPr>
              <w:t>）</w:t>
            </w:r>
            <w:r w:rsidRPr="004047FC">
              <w:t>;</w:t>
            </w:r>
          </w:p>
          <w:p w14:paraId="32295043" w14:textId="0207D3A7" w:rsidR="0047503A" w:rsidRPr="004047FC" w:rsidRDefault="004047FC">
            <w:r w:rsidRPr="004047FC">
              <w:t xml:space="preserve">        Date date = new Date</w:t>
            </w:r>
            <w:r w:rsidRPr="004047FC">
              <w:rPr>
                <w:rFonts w:hint="eastAsia"/>
              </w:rPr>
              <w:t>（）</w:t>
            </w:r>
            <w:r w:rsidRPr="004047FC">
              <w:t>;</w:t>
            </w:r>
          </w:p>
          <w:p w14:paraId="75F8F8AC" w14:textId="5A7D1A93" w:rsidR="0047503A" w:rsidRPr="004047FC" w:rsidRDefault="004047FC">
            <w:r w:rsidRPr="004047FC">
              <w:t xml:space="preserve">        Video video = new Video</w:t>
            </w:r>
            <w:r w:rsidRPr="004047FC">
              <w:rPr>
                <w:rFonts w:hint="eastAsia"/>
              </w:rPr>
              <w:t>（）</w:t>
            </w:r>
            <w:r w:rsidRPr="004047FC">
              <w:t>;</w:t>
            </w:r>
          </w:p>
          <w:p w14:paraId="6B68E042" w14:textId="75BDA541" w:rsidR="0047503A" w:rsidRPr="004047FC" w:rsidRDefault="004047FC">
            <w:r w:rsidRPr="004047FC">
              <w:t xml:space="preserve">        video</w:t>
            </w:r>
            <w:r w:rsidRPr="004047FC">
              <w:rPr>
                <w:rFonts w:hint="eastAsia"/>
              </w:rPr>
              <w:t>.</w:t>
            </w:r>
            <w:r w:rsidRPr="004047FC">
              <w:t>setVideoUrl</w:t>
            </w:r>
            <w:r w:rsidRPr="004047FC">
              <w:rPr>
                <w:rFonts w:hint="eastAsia"/>
              </w:rPr>
              <w:t>（</w:t>
            </w:r>
            <w:r w:rsidRPr="004047FC">
              <w:t>videoUrl</w:t>
            </w:r>
            <w:r w:rsidRPr="004047FC">
              <w:rPr>
                <w:rFonts w:hint="eastAsia"/>
              </w:rPr>
              <w:t>）</w:t>
            </w:r>
            <w:r w:rsidRPr="004047FC">
              <w:t>;</w:t>
            </w:r>
          </w:p>
          <w:p w14:paraId="317034E5" w14:textId="5E9F62DA" w:rsidR="0047503A" w:rsidRPr="004047FC" w:rsidRDefault="004047FC">
            <w:r w:rsidRPr="004047FC">
              <w:t xml:space="preserve">        video</w:t>
            </w:r>
            <w:r w:rsidRPr="004047FC">
              <w:rPr>
                <w:rFonts w:hint="eastAsia"/>
              </w:rPr>
              <w:t>.</w:t>
            </w:r>
            <w:r w:rsidRPr="004047FC">
              <w:t>setUserTel</w:t>
            </w:r>
            <w:r w:rsidRPr="004047FC">
              <w:rPr>
                <w:rFonts w:hint="eastAsia"/>
              </w:rPr>
              <w:t>（</w:t>
            </w:r>
            <w:r w:rsidRPr="004047FC">
              <w:t>userTel</w:t>
            </w:r>
            <w:r w:rsidRPr="004047FC">
              <w:rPr>
                <w:rFonts w:hint="eastAsia"/>
              </w:rPr>
              <w:t>）</w:t>
            </w:r>
            <w:r w:rsidRPr="004047FC">
              <w:t>;</w:t>
            </w:r>
          </w:p>
          <w:p w14:paraId="38AA04D7" w14:textId="524BFD00" w:rsidR="0047503A" w:rsidRPr="004047FC" w:rsidRDefault="004047FC">
            <w:r w:rsidRPr="004047FC">
              <w:t xml:space="preserve">        video</w:t>
            </w:r>
            <w:r w:rsidRPr="004047FC">
              <w:rPr>
                <w:rFonts w:hint="eastAsia"/>
              </w:rPr>
              <w:t>.</w:t>
            </w:r>
            <w:r w:rsidRPr="004047FC">
              <w:t>setEndTime</w:t>
            </w:r>
            <w:r w:rsidRPr="004047FC">
              <w:rPr>
                <w:rFonts w:hint="eastAsia"/>
              </w:rPr>
              <w:t>（</w:t>
            </w:r>
            <w:r w:rsidRPr="004047FC">
              <w:t>date</w:t>
            </w:r>
            <w:r w:rsidRPr="004047FC">
              <w:rPr>
                <w:rFonts w:hint="eastAsia"/>
              </w:rPr>
              <w:t>）</w:t>
            </w:r>
            <w:r w:rsidRPr="004047FC">
              <w:t>;</w:t>
            </w:r>
          </w:p>
          <w:p w14:paraId="6D88892A" w14:textId="5104E956" w:rsidR="0047503A" w:rsidRPr="004047FC" w:rsidRDefault="004047FC">
            <w:r w:rsidRPr="004047FC">
              <w:t xml:space="preserve">        video</w:t>
            </w:r>
            <w:r w:rsidRPr="004047FC">
              <w:rPr>
                <w:rFonts w:hint="eastAsia"/>
              </w:rPr>
              <w:t>.</w:t>
            </w:r>
            <w:r w:rsidRPr="004047FC">
              <w:t>setFlag</w:t>
            </w:r>
            <w:r w:rsidRPr="004047FC">
              <w:rPr>
                <w:rFonts w:hint="eastAsia"/>
              </w:rPr>
              <w:t>（</w:t>
            </w:r>
            <w:r w:rsidRPr="004047FC">
              <w:t>0</w:t>
            </w:r>
            <w:r w:rsidRPr="004047FC">
              <w:rPr>
                <w:rFonts w:hint="eastAsia"/>
              </w:rPr>
              <w:t>）</w:t>
            </w:r>
            <w:r w:rsidRPr="004047FC">
              <w:t>;</w:t>
            </w:r>
          </w:p>
          <w:p w14:paraId="2A030107" w14:textId="77777777" w:rsidR="0047503A" w:rsidRPr="004047FC" w:rsidRDefault="0047503A"/>
          <w:p w14:paraId="504B2B41" w14:textId="5CD58914" w:rsidR="0047503A" w:rsidRPr="004047FC" w:rsidRDefault="004047FC">
            <w:r w:rsidRPr="004047FC">
              <w:t xml:space="preserve">        nginxService</w:t>
            </w:r>
            <w:r w:rsidRPr="004047FC">
              <w:rPr>
                <w:rFonts w:hint="eastAsia"/>
              </w:rPr>
              <w:t>.</w:t>
            </w:r>
            <w:r w:rsidRPr="004047FC">
              <w:t>recordDone</w:t>
            </w:r>
            <w:r w:rsidRPr="004047FC">
              <w:rPr>
                <w:rFonts w:hint="eastAsia"/>
              </w:rPr>
              <w:t>（</w:t>
            </w:r>
            <w:r w:rsidRPr="004047FC">
              <w:t>video</w:t>
            </w:r>
            <w:r w:rsidRPr="004047FC">
              <w:rPr>
                <w:rFonts w:hint="eastAsia"/>
              </w:rPr>
              <w:t>）</w:t>
            </w:r>
            <w:r w:rsidRPr="004047FC">
              <w:t>;</w:t>
            </w:r>
          </w:p>
          <w:p w14:paraId="6EC741EA" w14:textId="77777777" w:rsidR="0047503A" w:rsidRPr="004047FC" w:rsidRDefault="004047FC">
            <w:r w:rsidRPr="004047FC">
              <w:t xml:space="preserve">    }</w:t>
            </w:r>
          </w:p>
          <w:p w14:paraId="6D389E06" w14:textId="77777777" w:rsidR="0047503A" w:rsidRPr="004047FC" w:rsidRDefault="0047503A"/>
          <w:p w14:paraId="30133B4D" w14:textId="0E2BFD13" w:rsidR="0047503A" w:rsidRPr="004047FC" w:rsidRDefault="004047FC">
            <w:r w:rsidRPr="004047FC">
              <w:t xml:space="preserve">    public static String metadataToVideo</w:t>
            </w:r>
            <w:r w:rsidRPr="004047FC">
              <w:rPr>
                <w:rFonts w:hint="eastAsia"/>
              </w:rPr>
              <w:t>（</w:t>
            </w:r>
            <w:r w:rsidRPr="004047FC">
              <w:t>String path</w:t>
            </w:r>
            <w:r w:rsidRPr="004047FC">
              <w:rPr>
                <w:rFonts w:hint="eastAsia"/>
              </w:rPr>
              <w:t>）</w:t>
            </w:r>
            <w:r w:rsidRPr="004047FC">
              <w:t xml:space="preserve"> throws Exception {</w:t>
            </w:r>
          </w:p>
          <w:p w14:paraId="6CD6BAD5" w14:textId="1C57765A" w:rsidR="0047503A" w:rsidRPr="004047FC" w:rsidRDefault="004047FC">
            <w:r w:rsidRPr="004047FC">
              <w:t xml:space="preserve">        String osName = System</w:t>
            </w:r>
            <w:r w:rsidRPr="004047FC">
              <w:rPr>
                <w:rFonts w:hint="eastAsia"/>
              </w:rPr>
              <w:t>.</w:t>
            </w:r>
            <w:r w:rsidRPr="004047FC">
              <w:t>getProperty</w:t>
            </w:r>
            <w:r w:rsidRPr="004047FC">
              <w:rPr>
                <w:rFonts w:hint="eastAsia"/>
              </w:rPr>
              <w:t>（</w:t>
            </w:r>
            <w:r w:rsidRPr="004047FC">
              <w:t>"os</w:t>
            </w:r>
            <w:r w:rsidRPr="004047FC">
              <w:rPr>
                <w:rFonts w:hint="eastAsia"/>
              </w:rPr>
              <w:t>.</w:t>
            </w:r>
            <w:r w:rsidRPr="004047FC">
              <w:t>name"</w:t>
            </w:r>
            <w:r w:rsidRPr="004047FC">
              <w:rPr>
                <w:rFonts w:hint="eastAsia"/>
              </w:rPr>
              <w:t>）</w:t>
            </w:r>
            <w:r w:rsidRPr="004047FC">
              <w:t>;</w:t>
            </w:r>
          </w:p>
          <w:p w14:paraId="04CA709F" w14:textId="359FC737" w:rsidR="0047503A" w:rsidRPr="004047FC" w:rsidRDefault="004047FC">
            <w:r w:rsidRPr="004047FC">
              <w:t xml:space="preserve">        StringBuilder stringBuffer = new StringBuilder</w:t>
            </w:r>
            <w:r w:rsidRPr="004047FC">
              <w:rPr>
                <w:rFonts w:hint="eastAsia"/>
              </w:rPr>
              <w:t>（）</w:t>
            </w:r>
            <w:r w:rsidRPr="004047FC">
              <w:t>;</w:t>
            </w:r>
          </w:p>
          <w:p w14:paraId="654F4552" w14:textId="2FCCC90F" w:rsidR="0047503A" w:rsidRPr="004047FC" w:rsidRDefault="004047FC">
            <w:r w:rsidRPr="004047FC">
              <w:t xml:space="preserve">        if </w:t>
            </w:r>
            <w:r w:rsidRPr="004047FC">
              <w:rPr>
                <w:rFonts w:hint="eastAsia"/>
              </w:rPr>
              <w:t>（</w:t>
            </w:r>
            <w:r w:rsidRPr="004047FC">
              <w:t>osName</w:t>
            </w:r>
            <w:r w:rsidRPr="004047FC">
              <w:rPr>
                <w:rFonts w:hint="eastAsia"/>
              </w:rPr>
              <w:t>.</w:t>
            </w:r>
            <w:r w:rsidRPr="004047FC">
              <w:t>equals</w:t>
            </w:r>
            <w:r w:rsidRPr="004047FC">
              <w:rPr>
                <w:rFonts w:hint="eastAsia"/>
              </w:rPr>
              <w:t>（</w:t>
            </w:r>
            <w:r w:rsidRPr="004047FC">
              <w:t>"Linux"</w:t>
            </w:r>
            <w:r w:rsidRPr="004047FC">
              <w:rPr>
                <w:rFonts w:hint="eastAsia"/>
              </w:rPr>
              <w:t>））</w:t>
            </w:r>
            <w:r w:rsidRPr="004047FC">
              <w:t>{</w:t>
            </w:r>
          </w:p>
          <w:p w14:paraId="2D235885" w14:textId="5917957B"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"/bin/sh -c yamdi -i "</w:t>
            </w:r>
            <w:r w:rsidRPr="004047FC">
              <w:rPr>
                <w:rFonts w:hint="eastAsia"/>
              </w:rPr>
              <w:t>）</w:t>
            </w:r>
            <w:r w:rsidRPr="004047FC">
              <w:t>;</w:t>
            </w:r>
          </w:p>
          <w:p w14:paraId="4007B837" w14:textId="77777777" w:rsidR="0047503A" w:rsidRPr="004047FC" w:rsidRDefault="004047FC">
            <w:r w:rsidRPr="004047FC">
              <w:t xml:space="preserve">        }else {</w:t>
            </w:r>
          </w:p>
          <w:p w14:paraId="0332DDEA" w14:textId="238D5604"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"cmd /c yamdi -i "</w:t>
            </w:r>
            <w:r w:rsidRPr="004047FC">
              <w:rPr>
                <w:rFonts w:hint="eastAsia"/>
              </w:rPr>
              <w:t>）</w:t>
            </w:r>
            <w:r w:rsidRPr="004047FC">
              <w:t>;</w:t>
            </w:r>
          </w:p>
          <w:p w14:paraId="51781BDE" w14:textId="77777777" w:rsidR="0047503A" w:rsidRPr="004047FC" w:rsidRDefault="004047FC">
            <w:r w:rsidRPr="004047FC">
              <w:t xml:space="preserve">        }</w:t>
            </w:r>
          </w:p>
          <w:p w14:paraId="07D206E5" w14:textId="77777777" w:rsidR="0047503A" w:rsidRPr="004047FC" w:rsidRDefault="0047503A"/>
          <w:p w14:paraId="1F5F313F" w14:textId="564A8C8B"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path</w:t>
            </w:r>
            <w:r w:rsidRPr="004047FC">
              <w:rPr>
                <w:rFonts w:hint="eastAsia"/>
              </w:rPr>
              <w:t>）</w:t>
            </w:r>
            <w:r w:rsidRPr="004047FC">
              <w:t>;</w:t>
            </w:r>
          </w:p>
          <w:p w14:paraId="21F0FE41" w14:textId="363B8C36"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 -o "</w:t>
            </w:r>
            <w:r w:rsidRPr="004047FC">
              <w:rPr>
                <w:rFonts w:hint="eastAsia"/>
              </w:rPr>
              <w:t>）</w:t>
            </w:r>
            <w:r w:rsidRPr="004047FC">
              <w:t>;</w:t>
            </w:r>
          </w:p>
          <w:p w14:paraId="3556B837" w14:textId="1D2D6952" w:rsidR="0047503A" w:rsidRPr="004047FC" w:rsidRDefault="004047FC">
            <w:r w:rsidRPr="004047FC">
              <w:t xml:space="preserve">        String newPath = path</w:t>
            </w:r>
            <w:r w:rsidRPr="004047FC">
              <w:rPr>
                <w:rFonts w:hint="eastAsia"/>
              </w:rPr>
              <w:t>.</w:t>
            </w:r>
            <w:r w:rsidRPr="004047FC">
              <w:t>split</w:t>
            </w:r>
            <w:r w:rsidRPr="004047FC">
              <w:rPr>
                <w:rFonts w:hint="eastAsia"/>
              </w:rPr>
              <w:t>（</w:t>
            </w:r>
            <w:r w:rsidRPr="004047FC">
              <w:t>"\\</w:t>
            </w:r>
            <w:r w:rsidRPr="004047FC">
              <w:rPr>
                <w:rFonts w:hint="eastAsia"/>
              </w:rPr>
              <w:t>.</w:t>
            </w:r>
            <w:r w:rsidRPr="004047FC">
              <w:t>"</w:t>
            </w:r>
            <w:r w:rsidRPr="004047FC">
              <w:rPr>
                <w:rFonts w:hint="eastAsia"/>
              </w:rPr>
              <w:t>）</w:t>
            </w:r>
            <w:r w:rsidRPr="004047FC">
              <w:t>[0]+"_</w:t>
            </w:r>
            <w:r w:rsidRPr="004047FC">
              <w:rPr>
                <w:rFonts w:hint="eastAsia"/>
              </w:rPr>
              <w:t>.</w:t>
            </w:r>
            <w:r w:rsidRPr="004047FC">
              <w:t>"+path</w:t>
            </w:r>
            <w:r w:rsidRPr="004047FC">
              <w:rPr>
                <w:rFonts w:hint="eastAsia"/>
              </w:rPr>
              <w:t>.</w:t>
            </w:r>
            <w:r w:rsidRPr="004047FC">
              <w:t>split</w:t>
            </w:r>
            <w:r w:rsidRPr="004047FC">
              <w:rPr>
                <w:rFonts w:hint="eastAsia"/>
              </w:rPr>
              <w:t>（</w:t>
            </w:r>
            <w:r w:rsidRPr="004047FC">
              <w:t>"\\</w:t>
            </w:r>
            <w:r w:rsidRPr="004047FC">
              <w:rPr>
                <w:rFonts w:hint="eastAsia"/>
              </w:rPr>
              <w:t>.</w:t>
            </w:r>
            <w:r w:rsidRPr="004047FC">
              <w:t>"</w:t>
            </w:r>
            <w:r w:rsidRPr="004047FC">
              <w:rPr>
                <w:rFonts w:hint="eastAsia"/>
              </w:rPr>
              <w:t>）</w:t>
            </w:r>
            <w:r w:rsidRPr="004047FC">
              <w:t>[1];</w:t>
            </w:r>
          </w:p>
          <w:p w14:paraId="5AE5DD16" w14:textId="71F33932"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newPath</w:t>
            </w:r>
            <w:r w:rsidRPr="004047FC">
              <w:rPr>
                <w:rFonts w:hint="eastAsia"/>
              </w:rPr>
              <w:t>）</w:t>
            </w:r>
            <w:r w:rsidRPr="004047FC">
              <w:t>;</w:t>
            </w:r>
          </w:p>
          <w:p w14:paraId="3F5F7D4B" w14:textId="62F9BECE" w:rsidR="0047503A" w:rsidRPr="004047FC" w:rsidRDefault="004047FC">
            <w:r w:rsidRPr="004047FC">
              <w:t xml:space="preserve">        System</w:t>
            </w:r>
            <w:r w:rsidRPr="004047FC">
              <w:rPr>
                <w:rFonts w:hint="eastAsia"/>
              </w:rPr>
              <w:t>.</w:t>
            </w:r>
            <w:r w:rsidRPr="004047FC">
              <w:t>out</w:t>
            </w:r>
            <w:r w:rsidRPr="004047FC">
              <w:rPr>
                <w:rFonts w:hint="eastAsia"/>
              </w:rPr>
              <w:t>.</w:t>
            </w:r>
            <w:r w:rsidRPr="004047FC">
              <w:t>println</w:t>
            </w:r>
            <w:r w:rsidRPr="004047FC">
              <w:rPr>
                <w:rFonts w:hint="eastAsia"/>
              </w:rPr>
              <w:t>（</w:t>
            </w:r>
            <w:r w:rsidRPr="004047FC">
              <w:t>stringBuffer</w:t>
            </w:r>
            <w:r w:rsidRPr="004047FC">
              <w:rPr>
                <w:rFonts w:hint="eastAsia"/>
              </w:rPr>
              <w:t>.</w:t>
            </w:r>
            <w:r w:rsidRPr="004047FC">
              <w:t>toString</w:t>
            </w:r>
            <w:r w:rsidRPr="004047FC">
              <w:rPr>
                <w:rFonts w:hint="eastAsia"/>
              </w:rPr>
              <w:t>（））</w:t>
            </w:r>
            <w:r w:rsidRPr="004047FC">
              <w:t>;</w:t>
            </w:r>
          </w:p>
          <w:p w14:paraId="4D567A17" w14:textId="77777777" w:rsidR="0047503A" w:rsidRPr="004047FC" w:rsidRDefault="0047503A"/>
          <w:p w14:paraId="0996A804" w14:textId="01565819" w:rsidR="0047503A" w:rsidRPr="004047FC" w:rsidRDefault="004047FC">
            <w:r w:rsidRPr="004047FC">
              <w:t xml:space="preserve">        Runtime</w:t>
            </w:r>
            <w:r w:rsidRPr="004047FC">
              <w:rPr>
                <w:rFonts w:hint="eastAsia"/>
              </w:rPr>
              <w:t>.</w:t>
            </w:r>
            <w:r w:rsidRPr="004047FC">
              <w:t>getRuntime</w:t>
            </w:r>
            <w:r w:rsidRPr="004047FC">
              <w:rPr>
                <w:rFonts w:hint="eastAsia"/>
              </w:rPr>
              <w:t>（）</w:t>
            </w:r>
            <w:r w:rsidRPr="004047FC">
              <w:rPr>
                <w:rFonts w:hint="eastAsia"/>
              </w:rPr>
              <w:t>.</w:t>
            </w:r>
            <w:r w:rsidRPr="004047FC">
              <w:t>exec</w:t>
            </w:r>
            <w:r w:rsidRPr="004047FC">
              <w:rPr>
                <w:rFonts w:hint="eastAsia"/>
              </w:rPr>
              <w:t>（</w:t>
            </w:r>
            <w:r w:rsidRPr="004047FC">
              <w:t>stringBuffer</w:t>
            </w:r>
            <w:r w:rsidRPr="004047FC">
              <w:rPr>
                <w:rFonts w:hint="eastAsia"/>
              </w:rPr>
              <w:t>.</w:t>
            </w:r>
            <w:r w:rsidRPr="004047FC">
              <w:t>toString</w:t>
            </w:r>
            <w:r w:rsidRPr="004047FC">
              <w:rPr>
                <w:rFonts w:hint="eastAsia"/>
              </w:rPr>
              <w:t>（））</w:t>
            </w:r>
            <w:r w:rsidRPr="004047FC">
              <w:t>;</w:t>
            </w:r>
          </w:p>
          <w:p w14:paraId="73B844E4" w14:textId="7F22391A" w:rsidR="0047503A" w:rsidRPr="004047FC" w:rsidRDefault="004047FC">
            <w:r w:rsidRPr="004047FC">
              <w:t xml:space="preserve">        return newPath</w:t>
            </w:r>
            <w:r w:rsidRPr="004047FC">
              <w:rPr>
                <w:rFonts w:hint="eastAsia"/>
              </w:rPr>
              <w:t>.</w:t>
            </w:r>
            <w:r w:rsidRPr="004047FC">
              <w:t>split</w:t>
            </w:r>
            <w:r w:rsidRPr="004047FC">
              <w:rPr>
                <w:rFonts w:hint="eastAsia"/>
              </w:rPr>
              <w:t>（</w:t>
            </w:r>
            <w:r w:rsidRPr="004047FC">
              <w:t>"/"</w:t>
            </w:r>
            <w:r w:rsidRPr="004047FC">
              <w:rPr>
                <w:rFonts w:hint="eastAsia"/>
              </w:rPr>
              <w:t>）</w:t>
            </w:r>
            <w:r w:rsidRPr="004047FC">
              <w:t>[newPath</w:t>
            </w:r>
            <w:r w:rsidRPr="004047FC">
              <w:rPr>
                <w:rFonts w:hint="eastAsia"/>
              </w:rPr>
              <w:t>.</w:t>
            </w:r>
            <w:r w:rsidRPr="004047FC">
              <w:t>split</w:t>
            </w:r>
            <w:r w:rsidRPr="004047FC">
              <w:rPr>
                <w:rFonts w:hint="eastAsia"/>
              </w:rPr>
              <w:t>（</w:t>
            </w:r>
            <w:r w:rsidRPr="004047FC">
              <w:t>"/"</w:t>
            </w:r>
            <w:r w:rsidRPr="004047FC">
              <w:rPr>
                <w:rFonts w:hint="eastAsia"/>
              </w:rPr>
              <w:t>）</w:t>
            </w:r>
            <w:r w:rsidRPr="004047FC">
              <w:rPr>
                <w:rFonts w:hint="eastAsia"/>
              </w:rPr>
              <w:t>.</w:t>
            </w:r>
            <w:r w:rsidRPr="004047FC">
              <w:t>length - 1];</w:t>
            </w:r>
          </w:p>
          <w:p w14:paraId="7F37DBCE" w14:textId="77777777" w:rsidR="0047503A" w:rsidRPr="004047FC" w:rsidRDefault="004047FC">
            <w:r w:rsidRPr="004047FC">
              <w:t xml:space="preserve">    }</w:t>
            </w:r>
          </w:p>
        </w:tc>
      </w:tr>
    </w:tbl>
    <w:p w14:paraId="017FC8F0" w14:textId="77777777" w:rsidR="0047503A" w:rsidRPr="004047FC" w:rsidRDefault="0047503A"/>
    <w:p w14:paraId="1E4C3DE9" w14:textId="77777777" w:rsidR="0047503A" w:rsidRPr="004047FC" w:rsidRDefault="004047FC">
      <w:pPr>
        <w:pStyle w:val="3"/>
        <w:numPr>
          <w:ilvl w:val="2"/>
          <w:numId w:val="2"/>
        </w:numPr>
      </w:pPr>
      <w:bookmarkStart w:id="93" w:name="_Toc15364"/>
      <w:r w:rsidRPr="004047FC">
        <w:rPr>
          <w:rFonts w:hint="eastAsia"/>
        </w:rPr>
        <w:t>应急演练交互模块</w:t>
      </w:r>
      <w:bookmarkEnd w:id="93"/>
    </w:p>
    <w:p w14:paraId="6DEFD940" w14:textId="77777777" w:rsidR="0047503A" w:rsidRPr="004047FC" w:rsidRDefault="004047FC">
      <w:pPr>
        <w:ind w:firstLine="420"/>
      </w:pPr>
      <w:r w:rsidRPr="004047FC">
        <w:rPr>
          <w:rFonts w:hint="eastAsia"/>
        </w:rPr>
        <w:t>应急演练交互模块是管理员用户与摄影用户进行实时文字通信的操作，管理员用户可以选择一个或多个正在进行直播的窗口，在右方聊天窗口中数据要发送的文字信息，点击发送即可传输至已选择的摄影用户的直播画面中，具体显示如图</w:t>
      </w:r>
      <w:r w:rsidRPr="004047FC">
        <w:rPr>
          <w:rFonts w:hint="eastAsia"/>
        </w:rPr>
        <w:t>5-3 5-4</w:t>
      </w:r>
      <w:r w:rsidRPr="004047FC">
        <w:rPr>
          <w:rFonts w:hint="eastAsia"/>
        </w:rPr>
        <w:t>所示。</w:t>
      </w:r>
    </w:p>
    <w:p w14:paraId="256E6E24" w14:textId="77777777" w:rsidR="0047503A" w:rsidRPr="004047FC" w:rsidRDefault="004047FC">
      <w:r w:rsidRPr="004047FC">
        <w:rPr>
          <w:noProof/>
        </w:rPr>
        <w:drawing>
          <wp:inline distT="0" distB="0" distL="114300" distR="114300" wp14:anchorId="10C13196" wp14:editId="5E97F100">
            <wp:extent cx="5269230" cy="2411095"/>
            <wp:effectExtent l="0" t="0" r="7620" b="82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1"/>
                    <a:stretch>
                      <a:fillRect/>
                    </a:stretch>
                  </pic:blipFill>
                  <pic:spPr>
                    <a:xfrm>
                      <a:off x="0" y="0"/>
                      <a:ext cx="5269230" cy="2411095"/>
                    </a:xfrm>
                    <a:prstGeom prst="rect">
                      <a:avLst/>
                    </a:prstGeom>
                    <a:noFill/>
                    <a:ln>
                      <a:noFill/>
                    </a:ln>
                  </pic:spPr>
                </pic:pic>
              </a:graphicData>
            </a:graphic>
          </wp:inline>
        </w:drawing>
      </w:r>
    </w:p>
    <w:p w14:paraId="18841CF1" w14:textId="77777777" w:rsidR="0047503A" w:rsidRPr="004047FC" w:rsidRDefault="004047FC">
      <w:pPr>
        <w:jc w:val="center"/>
      </w:pPr>
      <w:r w:rsidRPr="004047FC">
        <w:rPr>
          <w:rFonts w:hint="eastAsia"/>
        </w:rPr>
        <w:t>图</w:t>
      </w:r>
      <w:r w:rsidRPr="004047FC">
        <w:rPr>
          <w:rFonts w:hint="eastAsia"/>
        </w:rPr>
        <w:t xml:space="preserve">5-3 </w:t>
      </w:r>
      <w:r w:rsidRPr="004047FC">
        <w:rPr>
          <w:rFonts w:hint="eastAsia"/>
        </w:rPr>
        <w:t>应急演练交互界面图</w:t>
      </w:r>
    </w:p>
    <w:p w14:paraId="1F57166E" w14:textId="77777777" w:rsidR="0047503A" w:rsidRPr="004047FC" w:rsidRDefault="004047FC">
      <w:pPr>
        <w:jc w:val="center"/>
      </w:pPr>
      <w:r w:rsidRPr="004047FC">
        <w:rPr>
          <w:rFonts w:hint="eastAsia"/>
          <w:noProof/>
        </w:rPr>
        <w:lastRenderedPageBreak/>
        <w:drawing>
          <wp:inline distT="0" distB="0" distL="114300" distR="114300" wp14:anchorId="06057EF8" wp14:editId="1BE4AE23">
            <wp:extent cx="2486025" cy="5386705"/>
            <wp:effectExtent l="0" t="0" r="0" b="4445"/>
            <wp:docPr id="21" name="图片 21" descr="eedaa55dfc6c143c9dfa97114268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edaa55dfc6c143c9dfa97114268c4c"/>
                    <pic:cNvPicPr>
                      <a:picLocks noChangeAspect="1"/>
                    </pic:cNvPicPr>
                  </pic:nvPicPr>
                  <pic:blipFill>
                    <a:blip r:embed="rId26"/>
                    <a:stretch>
                      <a:fillRect/>
                    </a:stretch>
                  </pic:blipFill>
                  <pic:spPr>
                    <a:xfrm>
                      <a:off x="0" y="0"/>
                      <a:ext cx="2489650" cy="5394723"/>
                    </a:xfrm>
                    <a:prstGeom prst="rect">
                      <a:avLst/>
                    </a:prstGeom>
                  </pic:spPr>
                </pic:pic>
              </a:graphicData>
            </a:graphic>
          </wp:inline>
        </w:drawing>
      </w:r>
    </w:p>
    <w:p w14:paraId="6B043B5F" w14:textId="77777777" w:rsidR="0047503A" w:rsidRPr="004047FC" w:rsidRDefault="004047FC">
      <w:pPr>
        <w:jc w:val="center"/>
      </w:pPr>
      <w:r w:rsidRPr="004047FC">
        <w:rPr>
          <w:rFonts w:hint="eastAsia"/>
        </w:rPr>
        <w:t>图</w:t>
      </w:r>
      <w:r w:rsidRPr="004047FC">
        <w:rPr>
          <w:rFonts w:hint="eastAsia"/>
        </w:rPr>
        <w:t xml:space="preserve">5-4 </w:t>
      </w:r>
      <w:r w:rsidRPr="004047FC">
        <w:rPr>
          <w:rFonts w:hint="eastAsia"/>
        </w:rPr>
        <w:t>移动端交互界面图</w:t>
      </w:r>
    </w:p>
    <w:p w14:paraId="1C669B4F" w14:textId="77777777" w:rsidR="0047503A" w:rsidRPr="004047FC" w:rsidRDefault="004047FC">
      <w:pPr>
        <w:ind w:firstLine="420"/>
      </w:pPr>
      <w:r w:rsidRPr="004047FC">
        <w:rPr>
          <w:rFonts w:hint="eastAsia"/>
        </w:rPr>
        <w:t>管理员用户登录至</w:t>
      </w:r>
      <w:r w:rsidRPr="004047FC">
        <w:rPr>
          <w:rFonts w:hint="eastAsia"/>
        </w:rPr>
        <w:t>Web</w:t>
      </w:r>
      <w:r w:rsidRPr="004047FC">
        <w:rPr>
          <w:rFonts w:hint="eastAsia"/>
        </w:rPr>
        <w:t>前端进入直播管理页面时，会将当前用户自动连接到服务器端的</w:t>
      </w:r>
      <w:r w:rsidRPr="004047FC">
        <w:rPr>
          <w:rFonts w:hint="eastAsia"/>
        </w:rPr>
        <w:t>websocket</w:t>
      </w:r>
      <w:r w:rsidRPr="004047FC">
        <w:rPr>
          <w:rFonts w:hint="eastAsia"/>
        </w:rPr>
        <w:t>，同时摄影用户登录到移动端开始直播时，也会连接到</w:t>
      </w:r>
      <w:r w:rsidRPr="004047FC">
        <w:rPr>
          <w:rFonts w:hint="eastAsia"/>
        </w:rPr>
        <w:t>websocket</w:t>
      </w:r>
      <w:r w:rsidRPr="004047FC">
        <w:rPr>
          <w:rFonts w:hint="eastAsia"/>
        </w:rPr>
        <w:t>，服务器端通过</w:t>
      </w:r>
      <w:r w:rsidRPr="004047FC">
        <w:rPr>
          <w:rFonts w:hint="eastAsia"/>
        </w:rPr>
        <w:t>session</w:t>
      </w:r>
      <w:r w:rsidRPr="004047FC">
        <w:rPr>
          <w:rFonts w:hint="eastAsia"/>
        </w:rPr>
        <w:t>的形式保存连接的用户信息。管理员用户发送消息时，会将要发送的消息和发送的用户传输至服务器端，服务器端通过处理消息，遍历要发送的用户列表，然后依次发送消息内容，实现文字交互的功能，服务器端交互模块具体代码如下所示。</w:t>
      </w:r>
    </w:p>
    <w:tbl>
      <w:tblPr>
        <w:tblStyle w:val="a4"/>
        <w:tblW w:w="0" w:type="auto"/>
        <w:tblLook w:val="04A0" w:firstRow="1" w:lastRow="0" w:firstColumn="1" w:lastColumn="0" w:noHBand="0" w:noVBand="1"/>
      </w:tblPr>
      <w:tblGrid>
        <w:gridCol w:w="8522"/>
      </w:tblGrid>
      <w:tr w:rsidR="0047503A" w:rsidRPr="004047FC" w14:paraId="4B1ACF55" w14:textId="77777777">
        <w:tc>
          <w:tcPr>
            <w:tcW w:w="8522" w:type="dxa"/>
          </w:tcPr>
          <w:p w14:paraId="2760D97A" w14:textId="77777777" w:rsidR="0047503A" w:rsidRPr="004047FC" w:rsidRDefault="004047FC">
            <w:r w:rsidRPr="004047FC">
              <w:rPr>
                <w:rFonts w:hint="eastAsia"/>
              </w:rPr>
              <w:t xml:space="preserve">    @OnMessage</w:t>
            </w:r>
          </w:p>
          <w:p w14:paraId="4983E480" w14:textId="0D5A9994" w:rsidR="0047503A" w:rsidRPr="004047FC" w:rsidRDefault="004047FC">
            <w:r w:rsidRPr="004047FC">
              <w:rPr>
                <w:rFonts w:hint="eastAsia"/>
              </w:rPr>
              <w:t xml:space="preserve">    public void onMessage</w:t>
            </w:r>
            <w:r w:rsidRPr="004047FC">
              <w:rPr>
                <w:rFonts w:hint="eastAsia"/>
              </w:rPr>
              <w:t>（</w:t>
            </w:r>
            <w:r w:rsidRPr="004047FC">
              <w:rPr>
                <w:rFonts w:hint="eastAsia"/>
              </w:rPr>
              <w:t>Session session</w:t>
            </w:r>
            <w:r w:rsidRPr="004047FC">
              <w:rPr>
                <w:rFonts w:hint="eastAsia"/>
              </w:rPr>
              <w:t>，</w:t>
            </w:r>
            <w:r w:rsidRPr="004047FC">
              <w:rPr>
                <w:rFonts w:hint="eastAsia"/>
              </w:rPr>
              <w:t>Message message</w:t>
            </w:r>
            <w:r w:rsidRPr="004047FC">
              <w:rPr>
                <w:rFonts w:hint="eastAsia"/>
              </w:rPr>
              <w:t>）</w:t>
            </w:r>
            <w:r w:rsidRPr="004047FC">
              <w:rPr>
                <w:rFonts w:hint="eastAsia"/>
              </w:rPr>
              <w:t>throws Exception {</w:t>
            </w:r>
          </w:p>
          <w:p w14:paraId="63E1F1C4" w14:textId="2C6C634F" w:rsidR="0047503A" w:rsidRPr="004047FC" w:rsidRDefault="004047FC">
            <w:r w:rsidRPr="004047FC">
              <w:rPr>
                <w:rFonts w:hint="eastAsia"/>
              </w:rPr>
              <w:t xml:space="preserve">        User user = userService.findByUserTel</w:t>
            </w:r>
            <w:r w:rsidRPr="004047FC">
              <w:rPr>
                <w:rFonts w:hint="eastAsia"/>
              </w:rPr>
              <w:t>（</w:t>
            </w:r>
            <w:r w:rsidRPr="004047FC">
              <w:rPr>
                <w:rFonts w:hint="eastAsia"/>
              </w:rPr>
              <w:t>message.getSendUserTel</w:t>
            </w:r>
            <w:r w:rsidRPr="004047FC">
              <w:rPr>
                <w:rFonts w:hint="eastAsia"/>
              </w:rPr>
              <w:t>（））</w:t>
            </w:r>
            <w:r w:rsidRPr="004047FC">
              <w:rPr>
                <w:rFonts w:hint="eastAsia"/>
              </w:rPr>
              <w:t>;</w:t>
            </w:r>
          </w:p>
          <w:p w14:paraId="6E04E24A" w14:textId="609548DD" w:rsidR="0047503A" w:rsidRPr="004047FC" w:rsidRDefault="004047FC">
            <w:r w:rsidRPr="004047FC">
              <w:rPr>
                <w:rFonts w:hint="eastAsia"/>
              </w:rPr>
              <w:t xml:space="preserve">        System.out.println</w:t>
            </w:r>
            <w:r w:rsidRPr="004047FC">
              <w:rPr>
                <w:rFonts w:hint="eastAsia"/>
              </w:rPr>
              <w:t>（</w:t>
            </w:r>
            <w:r w:rsidRPr="004047FC">
              <w:rPr>
                <w:rFonts w:hint="eastAsia"/>
              </w:rPr>
              <w:t>user</w:t>
            </w:r>
            <w:r w:rsidRPr="004047FC">
              <w:rPr>
                <w:rFonts w:hint="eastAsia"/>
              </w:rPr>
              <w:t>）</w:t>
            </w:r>
            <w:r w:rsidRPr="004047FC">
              <w:rPr>
                <w:rFonts w:hint="eastAsia"/>
              </w:rPr>
              <w:t>;</w:t>
            </w:r>
          </w:p>
          <w:p w14:paraId="4C6A14E9" w14:textId="30AC535C" w:rsidR="0047503A" w:rsidRPr="004047FC" w:rsidRDefault="004047FC">
            <w:r w:rsidRPr="004047FC">
              <w:rPr>
                <w:rFonts w:hint="eastAsia"/>
              </w:rPr>
              <w:t xml:space="preserve">        message.setSendUserName</w:t>
            </w:r>
            <w:r w:rsidRPr="004047FC">
              <w:rPr>
                <w:rFonts w:hint="eastAsia"/>
              </w:rPr>
              <w:t>（</w:t>
            </w:r>
            <w:r w:rsidRPr="004047FC">
              <w:rPr>
                <w:rFonts w:hint="eastAsia"/>
              </w:rPr>
              <w:t>user.getUserName</w:t>
            </w:r>
            <w:r w:rsidRPr="004047FC">
              <w:rPr>
                <w:rFonts w:hint="eastAsia"/>
              </w:rPr>
              <w:t>（））</w:t>
            </w:r>
            <w:r w:rsidRPr="004047FC">
              <w:rPr>
                <w:rFonts w:hint="eastAsia"/>
              </w:rPr>
              <w:t>;</w:t>
            </w:r>
          </w:p>
          <w:p w14:paraId="1CB11B5E" w14:textId="398B2C0E" w:rsidR="0047503A" w:rsidRPr="004047FC" w:rsidRDefault="004047FC">
            <w:r w:rsidRPr="004047FC">
              <w:rPr>
                <w:rFonts w:hint="eastAsia"/>
              </w:rPr>
              <w:t xml:space="preserve">        for </w:t>
            </w:r>
            <w:r w:rsidRPr="004047FC">
              <w:rPr>
                <w:rFonts w:hint="eastAsia"/>
              </w:rPr>
              <w:t>（</w:t>
            </w:r>
            <w:r w:rsidRPr="004047FC">
              <w:rPr>
                <w:rFonts w:hint="eastAsia"/>
              </w:rPr>
              <w:t>String userTel:message.getUserTels</w:t>
            </w:r>
            <w:r w:rsidRPr="004047FC">
              <w:rPr>
                <w:rFonts w:hint="eastAsia"/>
              </w:rPr>
              <w:t>（）</w:t>
            </w:r>
            <w:r w:rsidRPr="004047FC">
              <w:rPr>
                <w:rFonts w:hint="eastAsia"/>
              </w:rPr>
              <w:t>.split</w:t>
            </w:r>
            <w:r w:rsidRPr="004047FC">
              <w:rPr>
                <w:rFonts w:hint="eastAsia"/>
              </w:rPr>
              <w:t>（</w:t>
            </w:r>
            <w:r w:rsidRPr="004047FC">
              <w:rPr>
                <w:rFonts w:hint="eastAsia"/>
              </w:rPr>
              <w:t>"</w:t>
            </w:r>
            <w:r w:rsidRPr="004047FC">
              <w:rPr>
                <w:rFonts w:hint="eastAsia"/>
              </w:rPr>
              <w:t>，</w:t>
            </w:r>
            <w:r w:rsidRPr="004047FC">
              <w:rPr>
                <w:rFonts w:hint="eastAsia"/>
              </w:rPr>
              <w:t>"</w:t>
            </w:r>
            <w:r w:rsidRPr="004047FC">
              <w:rPr>
                <w:rFonts w:hint="eastAsia"/>
              </w:rPr>
              <w:t>））</w:t>
            </w:r>
            <w:r w:rsidRPr="004047FC">
              <w:rPr>
                <w:rFonts w:hint="eastAsia"/>
              </w:rPr>
              <w:t>{</w:t>
            </w:r>
          </w:p>
          <w:p w14:paraId="5173AE21" w14:textId="67BC86F2" w:rsidR="0047503A" w:rsidRPr="004047FC" w:rsidRDefault="004047FC">
            <w:r w:rsidRPr="004047FC">
              <w:rPr>
                <w:rFonts w:hint="eastAsia"/>
              </w:rPr>
              <w:t xml:space="preserve">            if</w:t>
            </w:r>
            <w:r w:rsidRPr="004047FC">
              <w:rPr>
                <w:rFonts w:hint="eastAsia"/>
              </w:rPr>
              <w:t>（</w:t>
            </w:r>
            <w:r w:rsidRPr="004047FC">
              <w:rPr>
                <w:rFonts w:hint="eastAsia"/>
              </w:rPr>
              <w:t>webSocketMap.containsKey</w:t>
            </w:r>
            <w:r w:rsidRPr="004047FC">
              <w:rPr>
                <w:rFonts w:hint="eastAsia"/>
              </w:rPr>
              <w:t>（</w:t>
            </w:r>
            <w:r w:rsidRPr="004047FC">
              <w:rPr>
                <w:rFonts w:hint="eastAsia"/>
              </w:rPr>
              <w:t>userTel</w:t>
            </w:r>
            <w:r w:rsidRPr="004047FC">
              <w:rPr>
                <w:rFonts w:hint="eastAsia"/>
              </w:rPr>
              <w:t>））</w:t>
            </w:r>
            <w:r w:rsidRPr="004047FC">
              <w:rPr>
                <w:rFonts w:hint="eastAsia"/>
              </w:rPr>
              <w:t>{</w:t>
            </w:r>
          </w:p>
          <w:p w14:paraId="5DEBFEAE" w14:textId="065B0ED8" w:rsidR="0047503A" w:rsidRPr="004047FC" w:rsidRDefault="004047FC">
            <w:r w:rsidRPr="004047FC">
              <w:rPr>
                <w:rFonts w:hint="eastAsia"/>
              </w:rPr>
              <w:t xml:space="preserve">                webSocketMap.get</w:t>
            </w:r>
            <w:r w:rsidRPr="004047FC">
              <w:rPr>
                <w:rFonts w:hint="eastAsia"/>
              </w:rPr>
              <w:t>（</w:t>
            </w:r>
            <w:r w:rsidRPr="004047FC">
              <w:rPr>
                <w:rFonts w:hint="eastAsia"/>
              </w:rPr>
              <w:t>userTel</w:t>
            </w:r>
            <w:r w:rsidRPr="004047FC">
              <w:rPr>
                <w:rFonts w:hint="eastAsia"/>
              </w:rPr>
              <w:t>）</w:t>
            </w:r>
            <w:r w:rsidRPr="004047FC">
              <w:rPr>
                <w:rFonts w:hint="eastAsia"/>
              </w:rPr>
              <w:t>.session.getBasicRemote</w:t>
            </w:r>
            <w:r w:rsidRPr="004047FC">
              <w:rPr>
                <w:rFonts w:hint="eastAsia"/>
              </w:rPr>
              <w:t>（）</w:t>
            </w:r>
            <w:r w:rsidRPr="004047FC">
              <w:rPr>
                <w:rFonts w:hint="eastAsia"/>
              </w:rPr>
              <w:t>.sendObject</w:t>
            </w:r>
            <w:r w:rsidRPr="004047FC">
              <w:rPr>
                <w:rFonts w:hint="eastAsia"/>
              </w:rPr>
              <w:t>（</w:t>
            </w:r>
            <w:r w:rsidRPr="004047FC">
              <w:rPr>
                <w:rFonts w:hint="eastAsia"/>
              </w:rPr>
              <w:t>message</w:t>
            </w:r>
            <w:r w:rsidRPr="004047FC">
              <w:rPr>
                <w:rFonts w:hint="eastAsia"/>
              </w:rPr>
              <w:t>）</w:t>
            </w:r>
            <w:r w:rsidRPr="004047FC">
              <w:rPr>
                <w:rFonts w:hint="eastAsia"/>
              </w:rPr>
              <w:t>;</w:t>
            </w:r>
          </w:p>
          <w:p w14:paraId="4196391F" w14:textId="77777777" w:rsidR="0047503A" w:rsidRPr="004047FC" w:rsidRDefault="004047FC">
            <w:r w:rsidRPr="004047FC">
              <w:rPr>
                <w:rFonts w:hint="eastAsia"/>
              </w:rPr>
              <w:t xml:space="preserve">            }else{</w:t>
            </w:r>
          </w:p>
          <w:p w14:paraId="3B1A20EB" w14:textId="55C76B1E" w:rsidR="0047503A" w:rsidRPr="004047FC" w:rsidRDefault="004047FC">
            <w:r w:rsidRPr="004047FC">
              <w:rPr>
                <w:rFonts w:hint="eastAsia"/>
              </w:rPr>
              <w:lastRenderedPageBreak/>
              <w:t xml:space="preserve">                System.out.println</w:t>
            </w:r>
            <w:r w:rsidRPr="004047FC">
              <w:rPr>
                <w:rFonts w:hint="eastAsia"/>
              </w:rPr>
              <w:t>（</w:t>
            </w:r>
            <w:r w:rsidRPr="004047FC">
              <w:rPr>
                <w:rFonts w:hint="eastAsia"/>
              </w:rPr>
              <w:t>"</w:t>
            </w:r>
            <w:r w:rsidRPr="004047FC">
              <w:rPr>
                <w:rFonts w:hint="eastAsia"/>
              </w:rPr>
              <w:t>未连接</w:t>
            </w:r>
            <w:r w:rsidRPr="004047FC">
              <w:rPr>
                <w:rFonts w:hint="eastAsia"/>
              </w:rPr>
              <w:t>"</w:t>
            </w:r>
            <w:r w:rsidRPr="004047FC">
              <w:rPr>
                <w:rFonts w:hint="eastAsia"/>
              </w:rPr>
              <w:t>）</w:t>
            </w:r>
            <w:r w:rsidRPr="004047FC">
              <w:rPr>
                <w:rFonts w:hint="eastAsia"/>
              </w:rPr>
              <w:t>;</w:t>
            </w:r>
          </w:p>
          <w:p w14:paraId="746DBC39" w14:textId="77777777" w:rsidR="0047503A" w:rsidRPr="004047FC" w:rsidRDefault="004047FC">
            <w:r w:rsidRPr="004047FC">
              <w:rPr>
                <w:rFonts w:hint="eastAsia"/>
              </w:rPr>
              <w:t xml:space="preserve">            }</w:t>
            </w:r>
          </w:p>
          <w:p w14:paraId="30DAC348" w14:textId="77777777" w:rsidR="0047503A" w:rsidRPr="004047FC" w:rsidRDefault="004047FC">
            <w:r w:rsidRPr="004047FC">
              <w:rPr>
                <w:rFonts w:hint="eastAsia"/>
              </w:rPr>
              <w:t xml:space="preserve">        }</w:t>
            </w:r>
          </w:p>
          <w:p w14:paraId="53825C46" w14:textId="77777777" w:rsidR="0047503A" w:rsidRPr="004047FC" w:rsidRDefault="004047FC">
            <w:r w:rsidRPr="004047FC">
              <w:rPr>
                <w:rFonts w:hint="eastAsia"/>
              </w:rPr>
              <w:t xml:space="preserve">    }</w:t>
            </w:r>
          </w:p>
        </w:tc>
      </w:tr>
    </w:tbl>
    <w:p w14:paraId="5E90CAEA" w14:textId="77777777" w:rsidR="0047503A" w:rsidRPr="004047FC" w:rsidRDefault="0047503A"/>
    <w:p w14:paraId="73C56772" w14:textId="77777777" w:rsidR="0047503A" w:rsidRPr="004047FC" w:rsidRDefault="004047FC">
      <w:pPr>
        <w:pStyle w:val="3"/>
        <w:numPr>
          <w:ilvl w:val="2"/>
          <w:numId w:val="2"/>
        </w:numPr>
      </w:pPr>
      <w:bookmarkStart w:id="94" w:name="_Toc7411"/>
      <w:r w:rsidRPr="004047FC">
        <w:rPr>
          <w:rFonts w:hint="eastAsia"/>
        </w:rPr>
        <w:t>应急演练配置模块</w:t>
      </w:r>
      <w:bookmarkEnd w:id="94"/>
    </w:p>
    <w:p w14:paraId="771E6497" w14:textId="77777777" w:rsidR="0047503A" w:rsidRPr="004047FC" w:rsidRDefault="004047FC">
      <w:pPr>
        <w:ind w:firstLine="420"/>
      </w:pPr>
      <w:r w:rsidRPr="004047FC">
        <w:rPr>
          <w:rFonts w:hint="eastAsia"/>
        </w:rPr>
        <w:t>应急演练配置模块包括演练管理和附件管理。演练管理主要是配置演练的名称、开始时间和结束时间等信息，应急演练配置页面如图</w:t>
      </w:r>
      <w:r w:rsidRPr="004047FC">
        <w:rPr>
          <w:rFonts w:hint="eastAsia"/>
        </w:rPr>
        <w:t>5-5</w:t>
      </w:r>
      <w:r w:rsidRPr="004047FC">
        <w:rPr>
          <w:rFonts w:hint="eastAsia"/>
        </w:rPr>
        <w:t>所示。</w:t>
      </w:r>
    </w:p>
    <w:p w14:paraId="6405EF83" w14:textId="77777777" w:rsidR="0047503A" w:rsidRPr="004047FC" w:rsidRDefault="004047FC">
      <w:r w:rsidRPr="004047FC">
        <w:rPr>
          <w:noProof/>
        </w:rPr>
        <w:drawing>
          <wp:inline distT="0" distB="0" distL="114300" distR="114300" wp14:anchorId="2EF9377A" wp14:editId="29D21718">
            <wp:extent cx="5269230" cy="2411095"/>
            <wp:effectExtent l="0" t="0" r="7620" b="825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2"/>
                    <a:stretch>
                      <a:fillRect/>
                    </a:stretch>
                  </pic:blipFill>
                  <pic:spPr>
                    <a:xfrm>
                      <a:off x="0" y="0"/>
                      <a:ext cx="5269230" cy="2411095"/>
                    </a:xfrm>
                    <a:prstGeom prst="rect">
                      <a:avLst/>
                    </a:prstGeom>
                    <a:noFill/>
                    <a:ln>
                      <a:noFill/>
                    </a:ln>
                  </pic:spPr>
                </pic:pic>
              </a:graphicData>
            </a:graphic>
          </wp:inline>
        </w:drawing>
      </w:r>
    </w:p>
    <w:p w14:paraId="52C25BC4" w14:textId="77777777" w:rsidR="0047503A" w:rsidRPr="004047FC" w:rsidRDefault="004047FC">
      <w:pPr>
        <w:jc w:val="center"/>
      </w:pPr>
      <w:r w:rsidRPr="004047FC">
        <w:rPr>
          <w:rFonts w:hint="eastAsia"/>
        </w:rPr>
        <w:t>图</w:t>
      </w:r>
      <w:r w:rsidRPr="004047FC">
        <w:rPr>
          <w:rFonts w:hint="eastAsia"/>
        </w:rPr>
        <w:t xml:space="preserve">5-5 </w:t>
      </w:r>
      <w:r w:rsidRPr="004047FC">
        <w:rPr>
          <w:rFonts w:hint="eastAsia"/>
        </w:rPr>
        <w:t>应急演练配置界面图</w:t>
      </w:r>
    </w:p>
    <w:p w14:paraId="05474C9E" w14:textId="77777777" w:rsidR="0047503A" w:rsidRPr="004047FC" w:rsidRDefault="004047FC">
      <w:r w:rsidRPr="004047FC">
        <w:rPr>
          <w:rFonts w:hint="eastAsia"/>
        </w:rPr>
        <w:t>附件管理页面如下所示，点击页面中的链接可以实现跳转并展示，</w:t>
      </w:r>
    </w:p>
    <w:p w14:paraId="1B52F7C8" w14:textId="77777777" w:rsidR="0047503A" w:rsidRPr="004047FC" w:rsidRDefault="004047FC">
      <w:r w:rsidRPr="004047FC">
        <w:rPr>
          <w:noProof/>
        </w:rPr>
        <w:drawing>
          <wp:inline distT="0" distB="0" distL="114300" distR="114300" wp14:anchorId="7BCCAA0A" wp14:editId="75A435EB">
            <wp:extent cx="5269230" cy="2411095"/>
            <wp:effectExtent l="0" t="0" r="7620" b="825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33"/>
                    <a:stretch>
                      <a:fillRect/>
                    </a:stretch>
                  </pic:blipFill>
                  <pic:spPr>
                    <a:xfrm>
                      <a:off x="0" y="0"/>
                      <a:ext cx="5269230" cy="2411095"/>
                    </a:xfrm>
                    <a:prstGeom prst="rect">
                      <a:avLst/>
                    </a:prstGeom>
                    <a:noFill/>
                    <a:ln>
                      <a:noFill/>
                    </a:ln>
                  </pic:spPr>
                </pic:pic>
              </a:graphicData>
            </a:graphic>
          </wp:inline>
        </w:drawing>
      </w:r>
    </w:p>
    <w:p w14:paraId="58F877D7" w14:textId="77777777" w:rsidR="0047503A" w:rsidRPr="004047FC" w:rsidRDefault="004047FC">
      <w:pPr>
        <w:jc w:val="center"/>
      </w:pPr>
      <w:r w:rsidRPr="004047FC">
        <w:rPr>
          <w:rFonts w:hint="eastAsia"/>
        </w:rPr>
        <w:t>图</w:t>
      </w:r>
      <w:r w:rsidRPr="004047FC">
        <w:rPr>
          <w:rFonts w:hint="eastAsia"/>
        </w:rPr>
        <w:t xml:space="preserve">5-6 </w:t>
      </w:r>
      <w:r w:rsidRPr="004047FC">
        <w:rPr>
          <w:rFonts w:hint="eastAsia"/>
        </w:rPr>
        <w:t>附</w:t>
      </w:r>
      <w:commentRangeStart w:id="95"/>
      <w:r w:rsidRPr="004047FC">
        <w:rPr>
          <w:rFonts w:hint="eastAsia"/>
        </w:rPr>
        <w:t>件管理界面图</w:t>
      </w:r>
      <w:commentRangeEnd w:id="95"/>
      <w:r w:rsidR="004971FB">
        <w:rPr>
          <w:rStyle w:val="a8"/>
        </w:rPr>
        <w:commentReference w:id="95"/>
      </w:r>
    </w:p>
    <w:p w14:paraId="4F1A582F" w14:textId="6CFE14FC" w:rsidR="0047503A" w:rsidRPr="004047FC" w:rsidRDefault="004047FC">
      <w:pPr>
        <w:jc w:val="left"/>
      </w:pPr>
      <w:r w:rsidRPr="004047FC">
        <w:tab/>
      </w:r>
      <w:r w:rsidRPr="004047FC">
        <w:rPr>
          <w:rFonts w:hint="eastAsia"/>
        </w:rPr>
        <w:t>上传</w:t>
      </w:r>
      <w:r w:rsidRPr="004047FC">
        <w:t>附件</w:t>
      </w:r>
      <w:r w:rsidRPr="004047FC">
        <w:rPr>
          <w:rFonts w:hint="eastAsia"/>
        </w:rPr>
        <w:t>功能的</w:t>
      </w:r>
      <w:r w:rsidRPr="004047FC">
        <w:t>具体实现是通过服务器端的</w:t>
      </w:r>
      <w:r w:rsidRPr="004047FC">
        <w:t>upload</w:t>
      </w:r>
      <w:r w:rsidRPr="004047FC">
        <w:t>（）</w:t>
      </w:r>
      <w:r w:rsidRPr="004047FC">
        <w:rPr>
          <w:rFonts w:hint="eastAsia"/>
        </w:rPr>
        <w:t>方法</w:t>
      </w:r>
      <w:r w:rsidRPr="004047FC">
        <w:t>实现的。首先</w:t>
      </w:r>
      <w:r w:rsidRPr="004047FC">
        <w:rPr>
          <w:rFonts w:hint="eastAsia"/>
        </w:rPr>
        <w:t>通过</w:t>
      </w:r>
      <w:r w:rsidRPr="004047FC">
        <w:rPr>
          <w:rFonts w:hint="eastAsia"/>
        </w:rPr>
        <w:t>Mu</w:t>
      </w:r>
      <w:r w:rsidRPr="004047FC">
        <w:t>ltipartFile</w:t>
      </w:r>
      <w:r w:rsidRPr="004047FC">
        <w:rPr>
          <w:rFonts w:hint="eastAsia"/>
        </w:rPr>
        <w:t>接收</w:t>
      </w:r>
      <w:r w:rsidRPr="004047FC">
        <w:t>Web</w:t>
      </w:r>
      <w:r w:rsidRPr="004047FC">
        <w:t>前端发送的文件对象，然后通过</w:t>
      </w:r>
      <w:r w:rsidRPr="004047FC">
        <w:rPr>
          <w:rFonts w:hint="eastAsia"/>
        </w:rPr>
        <w:t>Mu</w:t>
      </w:r>
      <w:r w:rsidRPr="004047FC">
        <w:t>ltipartFile</w:t>
      </w:r>
      <w:r w:rsidRPr="004047FC">
        <w:rPr>
          <w:rFonts w:hint="eastAsia"/>
        </w:rPr>
        <w:t>获取</w:t>
      </w:r>
      <w:r w:rsidRPr="004047FC">
        <w:t>文件的原始名称，通过原始名称得到文件的后缀名，接着使用</w:t>
      </w:r>
      <w:r w:rsidRPr="004047FC">
        <w:rPr>
          <w:rFonts w:hint="eastAsia"/>
        </w:rPr>
        <w:t>UUID</w:t>
      </w:r>
      <w:r w:rsidRPr="004047FC">
        <w:rPr>
          <w:rFonts w:hint="eastAsia"/>
        </w:rPr>
        <w:t>加上</w:t>
      </w:r>
      <w:r w:rsidRPr="004047FC">
        <w:t>后缀名组成新的文件名，并把文件存储到</w:t>
      </w:r>
      <w:r w:rsidRPr="004047FC">
        <w:rPr>
          <w:rFonts w:hint="eastAsia"/>
        </w:rPr>
        <w:t>新文件</w:t>
      </w:r>
      <w:r w:rsidRPr="004047FC">
        <w:t>名称的路径中，最后</w:t>
      </w:r>
      <w:r w:rsidRPr="004047FC">
        <w:rPr>
          <w:rFonts w:hint="eastAsia"/>
        </w:rPr>
        <w:t>进一步</w:t>
      </w:r>
      <w:r w:rsidRPr="004047FC">
        <w:t>将真实路径转换为虚拟路径，</w:t>
      </w:r>
      <w:r w:rsidRPr="004047FC">
        <w:rPr>
          <w:rFonts w:hint="eastAsia"/>
        </w:rPr>
        <w:t>包装</w:t>
      </w:r>
      <w:r w:rsidRPr="004047FC">
        <w:t>成</w:t>
      </w:r>
      <w:r w:rsidRPr="004047FC">
        <w:t>Attachment</w:t>
      </w:r>
      <w:r w:rsidRPr="004047FC">
        <w:t>对象返回</w:t>
      </w:r>
      <w:r w:rsidRPr="004047FC">
        <w:t>Web</w:t>
      </w:r>
      <w:r w:rsidRPr="004047FC">
        <w:rPr>
          <w:rFonts w:hint="eastAsia"/>
        </w:rPr>
        <w:t>前端</w:t>
      </w:r>
      <w:r w:rsidRPr="004047FC">
        <w:t>，具体代码如下所示。</w:t>
      </w:r>
    </w:p>
    <w:tbl>
      <w:tblPr>
        <w:tblStyle w:val="a4"/>
        <w:tblW w:w="0" w:type="auto"/>
        <w:tblLook w:val="04A0" w:firstRow="1" w:lastRow="0" w:firstColumn="1" w:lastColumn="0" w:noHBand="0" w:noVBand="1"/>
      </w:tblPr>
      <w:tblGrid>
        <w:gridCol w:w="8522"/>
      </w:tblGrid>
      <w:tr w:rsidR="0047503A" w:rsidRPr="004047FC" w14:paraId="5BA6323B" w14:textId="77777777">
        <w:tc>
          <w:tcPr>
            <w:tcW w:w="8522" w:type="dxa"/>
          </w:tcPr>
          <w:p w14:paraId="40B5DE30" w14:textId="77777777" w:rsidR="0047503A" w:rsidRPr="004047FC" w:rsidRDefault="004047FC">
            <w:pPr>
              <w:jc w:val="left"/>
            </w:pPr>
            <w:r w:rsidRPr="004047FC">
              <w:lastRenderedPageBreak/>
              <w:t>@PostMapping("/upload")</w:t>
            </w:r>
          </w:p>
          <w:p w14:paraId="1C19AC7C" w14:textId="77777777" w:rsidR="0047503A" w:rsidRPr="004047FC" w:rsidRDefault="004047FC">
            <w:pPr>
              <w:jc w:val="left"/>
            </w:pPr>
            <w:r w:rsidRPr="004047FC">
              <w:t>public Attachment upload(MultipartFile file, HttpServletRequest request) throws IOException {</w:t>
            </w:r>
          </w:p>
          <w:p w14:paraId="1FFACABE" w14:textId="77777777" w:rsidR="0047503A" w:rsidRPr="004047FC" w:rsidRDefault="004047FC">
            <w:pPr>
              <w:jc w:val="left"/>
            </w:pPr>
            <w:r w:rsidRPr="004047FC">
              <w:t xml:space="preserve">        String filename = file.getOriginalFilename();</w:t>
            </w:r>
          </w:p>
          <w:p w14:paraId="7340AF9D" w14:textId="77777777" w:rsidR="0047503A" w:rsidRPr="004047FC" w:rsidRDefault="004047FC">
            <w:pPr>
              <w:jc w:val="left"/>
            </w:pPr>
            <w:r w:rsidRPr="004047FC">
              <w:t xml:space="preserve">        String ext = getExt(filename);</w:t>
            </w:r>
          </w:p>
          <w:p w14:paraId="139E1D03" w14:textId="77777777" w:rsidR="0047503A" w:rsidRPr="004047FC" w:rsidRDefault="004047FC">
            <w:pPr>
              <w:jc w:val="left"/>
            </w:pPr>
            <w:r w:rsidRPr="004047FC">
              <w:t xml:space="preserve">        String newFileName = UUID.randomUUID().toString()+ext;</w:t>
            </w:r>
          </w:p>
          <w:p w14:paraId="33CBC30C" w14:textId="77777777" w:rsidR="0047503A" w:rsidRPr="004047FC" w:rsidRDefault="004047FC">
            <w:pPr>
              <w:jc w:val="left"/>
            </w:pPr>
            <w:r w:rsidRPr="004047FC">
              <w:t xml:space="preserve">        File absoluteFile = getAbsoluteFile(newFileName);</w:t>
            </w:r>
          </w:p>
          <w:p w14:paraId="2B067DB9" w14:textId="77777777" w:rsidR="0047503A" w:rsidRPr="004047FC" w:rsidRDefault="004047FC">
            <w:pPr>
              <w:jc w:val="left"/>
            </w:pPr>
            <w:r w:rsidRPr="004047FC">
              <w:t xml:space="preserve">        file.transferTo(absoluteFile);</w:t>
            </w:r>
          </w:p>
          <w:p w14:paraId="3311FE4C" w14:textId="77777777" w:rsidR="0047503A" w:rsidRPr="004047FC" w:rsidRDefault="004047FC">
            <w:pPr>
              <w:jc w:val="left"/>
            </w:pPr>
            <w:r w:rsidRPr="004047FC">
              <w:t xml:space="preserve"> </w:t>
            </w:r>
          </w:p>
          <w:p w14:paraId="54556627" w14:textId="77777777" w:rsidR="0047503A" w:rsidRPr="004047FC" w:rsidRDefault="004047FC">
            <w:pPr>
              <w:jc w:val="left"/>
            </w:pPr>
            <w:r w:rsidRPr="004047FC">
              <w:t xml:space="preserve">        String path = getPathFileName(newFileName,request);</w:t>
            </w:r>
          </w:p>
          <w:p w14:paraId="6B3CB703" w14:textId="77777777" w:rsidR="0047503A" w:rsidRPr="004047FC" w:rsidRDefault="004047FC">
            <w:pPr>
              <w:jc w:val="left"/>
            </w:pPr>
            <w:r w:rsidRPr="004047FC">
              <w:t xml:space="preserve">        Attachment attachment = new Attachment();</w:t>
            </w:r>
          </w:p>
          <w:p w14:paraId="1345EDEC" w14:textId="77777777" w:rsidR="0047503A" w:rsidRPr="004047FC" w:rsidRDefault="004047FC">
            <w:pPr>
              <w:jc w:val="left"/>
            </w:pPr>
            <w:r w:rsidRPr="004047FC">
              <w:t xml:space="preserve">        attachment.setPath(path);</w:t>
            </w:r>
          </w:p>
          <w:p w14:paraId="7CC525B6" w14:textId="77777777" w:rsidR="0047503A" w:rsidRPr="004047FC" w:rsidRDefault="004047FC">
            <w:pPr>
              <w:jc w:val="left"/>
            </w:pPr>
            <w:r w:rsidRPr="004047FC">
              <w:t xml:space="preserve">        attachment.setFileName(filename);</w:t>
            </w:r>
          </w:p>
          <w:p w14:paraId="3244B30D" w14:textId="77777777" w:rsidR="0047503A" w:rsidRPr="004047FC" w:rsidRDefault="004047FC">
            <w:pPr>
              <w:jc w:val="left"/>
            </w:pPr>
            <w:r w:rsidRPr="004047FC">
              <w:t xml:space="preserve">        return attachment;</w:t>
            </w:r>
          </w:p>
          <w:p w14:paraId="1095BDFC" w14:textId="77777777" w:rsidR="0047503A" w:rsidRPr="004047FC" w:rsidRDefault="004047FC">
            <w:pPr>
              <w:jc w:val="left"/>
            </w:pPr>
            <w:r w:rsidRPr="004047FC">
              <w:t xml:space="preserve">    }</w:t>
            </w:r>
          </w:p>
        </w:tc>
      </w:tr>
    </w:tbl>
    <w:p w14:paraId="11E1D86E" w14:textId="77777777" w:rsidR="0047503A" w:rsidRPr="004047FC" w:rsidRDefault="0047503A">
      <w:pPr>
        <w:jc w:val="center"/>
      </w:pPr>
    </w:p>
    <w:p w14:paraId="2038A305" w14:textId="77777777" w:rsidR="0047503A" w:rsidRPr="004047FC" w:rsidRDefault="004047FC">
      <w:pPr>
        <w:pStyle w:val="3"/>
        <w:numPr>
          <w:ilvl w:val="2"/>
          <w:numId w:val="2"/>
        </w:numPr>
      </w:pPr>
      <w:bookmarkStart w:id="96" w:name="_Toc21011"/>
      <w:r w:rsidRPr="004047FC">
        <w:rPr>
          <w:rFonts w:hint="eastAsia"/>
        </w:rPr>
        <w:t>应急演练评估模块</w:t>
      </w:r>
      <w:bookmarkEnd w:id="96"/>
    </w:p>
    <w:p w14:paraId="37D2ACFE" w14:textId="77777777" w:rsidR="0047503A" w:rsidRPr="004047FC" w:rsidRDefault="004047FC">
      <w:pPr>
        <w:ind w:firstLine="420"/>
      </w:pPr>
      <w:r w:rsidRPr="004047FC">
        <w:rPr>
          <w:rFonts w:hint="eastAsia"/>
        </w:rPr>
        <w:t>应急演练评估模块包括指标管理、评估人员管理、评估管理等，指标管理页面如图</w:t>
      </w:r>
      <w:r w:rsidRPr="004047FC">
        <w:rPr>
          <w:rFonts w:hint="eastAsia"/>
        </w:rPr>
        <w:t>5-7</w:t>
      </w:r>
      <w:r w:rsidRPr="004047FC">
        <w:rPr>
          <w:rFonts w:hint="eastAsia"/>
        </w:rPr>
        <w:t>所示。</w:t>
      </w:r>
    </w:p>
    <w:p w14:paraId="28434C44" w14:textId="77777777" w:rsidR="0047503A" w:rsidRPr="004047FC" w:rsidRDefault="004047FC">
      <w:r w:rsidRPr="004047FC">
        <w:rPr>
          <w:noProof/>
        </w:rPr>
        <w:drawing>
          <wp:inline distT="0" distB="0" distL="114300" distR="114300" wp14:anchorId="37B574FA" wp14:editId="4755775B">
            <wp:extent cx="5269230" cy="2411095"/>
            <wp:effectExtent l="0" t="0" r="7620"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4"/>
                    <a:stretch>
                      <a:fillRect/>
                    </a:stretch>
                  </pic:blipFill>
                  <pic:spPr>
                    <a:xfrm>
                      <a:off x="0" y="0"/>
                      <a:ext cx="5269230" cy="2411095"/>
                    </a:xfrm>
                    <a:prstGeom prst="rect">
                      <a:avLst/>
                    </a:prstGeom>
                    <a:noFill/>
                    <a:ln>
                      <a:noFill/>
                    </a:ln>
                  </pic:spPr>
                </pic:pic>
              </a:graphicData>
            </a:graphic>
          </wp:inline>
        </w:drawing>
      </w:r>
    </w:p>
    <w:p w14:paraId="38D184D3" w14:textId="77777777" w:rsidR="0047503A" w:rsidRPr="004047FC" w:rsidRDefault="004047FC">
      <w:pPr>
        <w:jc w:val="center"/>
      </w:pPr>
      <w:r w:rsidRPr="004047FC">
        <w:rPr>
          <w:rFonts w:hint="eastAsia"/>
        </w:rPr>
        <w:t>图</w:t>
      </w:r>
      <w:r w:rsidRPr="004047FC">
        <w:rPr>
          <w:rFonts w:hint="eastAsia"/>
        </w:rPr>
        <w:t xml:space="preserve">5-7 </w:t>
      </w:r>
      <w:r w:rsidRPr="004047FC">
        <w:rPr>
          <w:rFonts w:hint="eastAsia"/>
        </w:rPr>
        <w:t>指标管理界面图</w:t>
      </w:r>
    </w:p>
    <w:p w14:paraId="58E16E5D" w14:textId="77777777" w:rsidR="0047503A" w:rsidRPr="004047FC" w:rsidRDefault="004047FC">
      <w:pPr>
        <w:jc w:val="left"/>
      </w:pPr>
      <w:r w:rsidRPr="004047FC">
        <w:tab/>
      </w:r>
      <w:r w:rsidRPr="004047FC">
        <w:rPr>
          <w:rFonts w:hint="eastAsia"/>
        </w:rPr>
        <w:t>指标</w:t>
      </w:r>
      <w:r w:rsidRPr="004047FC">
        <w:t>管理</w:t>
      </w:r>
      <w:r w:rsidRPr="004047FC">
        <w:rPr>
          <w:rFonts w:hint="eastAsia"/>
        </w:rPr>
        <w:t>的</w:t>
      </w:r>
      <w:r w:rsidRPr="004047FC">
        <w:t>功能</w:t>
      </w:r>
      <w:r w:rsidRPr="004047FC">
        <w:rPr>
          <w:rFonts w:hint="eastAsia"/>
        </w:rPr>
        <w:t>是对</w:t>
      </w:r>
      <w:r w:rsidRPr="004047FC">
        <w:t>应急演练添加自定义</w:t>
      </w:r>
      <w:r w:rsidRPr="004047FC">
        <w:rPr>
          <w:rFonts w:hint="eastAsia"/>
        </w:rPr>
        <w:t>评估</w:t>
      </w:r>
      <w:r w:rsidRPr="004047FC">
        <w:t>指标，其中指标类型有</w:t>
      </w:r>
      <w:r w:rsidRPr="004047FC">
        <w:rPr>
          <w:rFonts w:hint="eastAsia"/>
        </w:rPr>
        <w:t>单选</w:t>
      </w:r>
      <w:r w:rsidRPr="004047FC">
        <w:t>、打分</w:t>
      </w:r>
      <w:r w:rsidRPr="004047FC">
        <w:rPr>
          <w:rFonts w:hint="eastAsia"/>
        </w:rPr>
        <w:t>和</w:t>
      </w:r>
      <w:r w:rsidRPr="004047FC">
        <w:t>评语三种类型，</w:t>
      </w:r>
      <w:r w:rsidRPr="004047FC">
        <w:t>Web</w:t>
      </w:r>
      <w:r w:rsidRPr="004047FC">
        <w:t>前端通过区分三种指标类型来</w:t>
      </w:r>
      <w:r w:rsidRPr="004047FC">
        <w:rPr>
          <w:rFonts w:hint="eastAsia"/>
        </w:rPr>
        <w:t>添加指标</w:t>
      </w:r>
      <w:r w:rsidRPr="004047FC">
        <w:t>，具体代码如下所示。</w:t>
      </w:r>
    </w:p>
    <w:tbl>
      <w:tblPr>
        <w:tblStyle w:val="a4"/>
        <w:tblW w:w="0" w:type="auto"/>
        <w:tblLook w:val="04A0" w:firstRow="1" w:lastRow="0" w:firstColumn="1" w:lastColumn="0" w:noHBand="0" w:noVBand="1"/>
      </w:tblPr>
      <w:tblGrid>
        <w:gridCol w:w="8522"/>
      </w:tblGrid>
      <w:tr w:rsidR="0047503A" w:rsidRPr="004047FC" w14:paraId="31FF9AA6" w14:textId="77777777">
        <w:tc>
          <w:tcPr>
            <w:tcW w:w="8522" w:type="dxa"/>
          </w:tcPr>
          <w:p w14:paraId="5B53CC36" w14:textId="77777777" w:rsidR="0047503A" w:rsidRPr="004047FC" w:rsidRDefault="004047FC">
            <w:pPr>
              <w:jc w:val="left"/>
            </w:pPr>
            <w:r w:rsidRPr="004047FC">
              <w:t xml:space="preserve">        submit(){</w:t>
            </w:r>
          </w:p>
          <w:p w14:paraId="38CE1912" w14:textId="77777777" w:rsidR="0047503A" w:rsidRPr="004047FC" w:rsidRDefault="004047FC">
            <w:pPr>
              <w:jc w:val="left"/>
            </w:pPr>
            <w:r w:rsidRPr="004047FC">
              <w:rPr>
                <w:rFonts w:hint="eastAsia"/>
              </w:rPr>
              <w:t xml:space="preserve">          //</w:t>
            </w:r>
            <w:r w:rsidRPr="004047FC">
              <w:rPr>
                <w:rFonts w:hint="eastAsia"/>
              </w:rPr>
              <w:t>过滤指标选项的内容</w:t>
            </w:r>
          </w:p>
          <w:p w14:paraId="55A49F21" w14:textId="77777777" w:rsidR="0047503A" w:rsidRPr="004047FC" w:rsidRDefault="004047FC">
            <w:pPr>
              <w:jc w:val="left"/>
            </w:pPr>
            <w:r w:rsidRPr="004047FC">
              <w:t xml:space="preserve">          if(this.indexForm.indexType == this.indexTypeList[1].value){</w:t>
            </w:r>
          </w:p>
          <w:p w14:paraId="27799BCB" w14:textId="77777777" w:rsidR="0047503A" w:rsidRPr="004047FC" w:rsidRDefault="004047FC">
            <w:pPr>
              <w:jc w:val="left"/>
            </w:pPr>
            <w:r w:rsidRPr="004047FC">
              <w:t xml:space="preserve">            let tmp = []</w:t>
            </w:r>
          </w:p>
          <w:p w14:paraId="7F5A7650" w14:textId="77777777" w:rsidR="0047503A" w:rsidRPr="004047FC" w:rsidRDefault="004047FC">
            <w:pPr>
              <w:jc w:val="left"/>
            </w:pPr>
            <w:r w:rsidRPr="004047FC">
              <w:t xml:space="preserve">            this.dynamicOptionList.forEach(option =&gt; {</w:t>
            </w:r>
          </w:p>
          <w:p w14:paraId="4C79C469" w14:textId="77777777" w:rsidR="0047503A" w:rsidRPr="004047FC" w:rsidRDefault="004047FC">
            <w:pPr>
              <w:jc w:val="left"/>
            </w:pPr>
            <w:r w:rsidRPr="004047FC">
              <w:t xml:space="preserve">              tmp.push(option.value);</w:t>
            </w:r>
          </w:p>
          <w:p w14:paraId="7670D8F7" w14:textId="77777777" w:rsidR="0047503A" w:rsidRPr="004047FC" w:rsidRDefault="004047FC">
            <w:pPr>
              <w:jc w:val="left"/>
            </w:pPr>
            <w:r w:rsidRPr="004047FC">
              <w:t xml:space="preserve">            });</w:t>
            </w:r>
          </w:p>
          <w:p w14:paraId="6240805A" w14:textId="77777777" w:rsidR="0047503A" w:rsidRPr="004047FC" w:rsidRDefault="004047FC">
            <w:pPr>
              <w:jc w:val="left"/>
            </w:pPr>
            <w:r w:rsidRPr="004047FC">
              <w:lastRenderedPageBreak/>
              <w:t xml:space="preserve">            this.indexForm.options = tmp.join("_")</w:t>
            </w:r>
          </w:p>
          <w:p w14:paraId="5F88EA04" w14:textId="77777777" w:rsidR="0047503A" w:rsidRPr="004047FC" w:rsidRDefault="004047FC">
            <w:pPr>
              <w:jc w:val="left"/>
            </w:pPr>
            <w:r w:rsidRPr="004047FC">
              <w:t xml:space="preserve">            this.indexForm.minScore = "";</w:t>
            </w:r>
          </w:p>
          <w:p w14:paraId="228675D2" w14:textId="77777777" w:rsidR="0047503A" w:rsidRPr="004047FC" w:rsidRDefault="004047FC">
            <w:pPr>
              <w:jc w:val="left"/>
            </w:pPr>
            <w:r w:rsidRPr="004047FC">
              <w:t xml:space="preserve">            this.indexForm.maxScore = "";</w:t>
            </w:r>
          </w:p>
          <w:p w14:paraId="1B62AF04" w14:textId="77777777" w:rsidR="0047503A" w:rsidRPr="004047FC" w:rsidRDefault="004047FC">
            <w:pPr>
              <w:jc w:val="left"/>
            </w:pPr>
            <w:r w:rsidRPr="004047FC">
              <w:t xml:space="preserve">          }</w:t>
            </w:r>
          </w:p>
          <w:p w14:paraId="33E0E8FF" w14:textId="77777777" w:rsidR="0047503A" w:rsidRPr="004047FC" w:rsidRDefault="004047FC">
            <w:pPr>
              <w:jc w:val="left"/>
            </w:pPr>
            <w:r w:rsidRPr="004047FC">
              <w:t xml:space="preserve">          if(this.indexForm.indexType == this.indexTypeList[2].value){</w:t>
            </w:r>
          </w:p>
          <w:p w14:paraId="56574F7C" w14:textId="77777777" w:rsidR="0047503A" w:rsidRPr="004047FC" w:rsidRDefault="004047FC">
            <w:pPr>
              <w:jc w:val="left"/>
            </w:pPr>
            <w:r w:rsidRPr="004047FC">
              <w:t xml:space="preserve">            this.indexForm.options = "";</w:t>
            </w:r>
          </w:p>
          <w:p w14:paraId="6E912182" w14:textId="77777777" w:rsidR="0047503A" w:rsidRPr="004047FC" w:rsidRDefault="004047FC">
            <w:pPr>
              <w:jc w:val="left"/>
            </w:pPr>
            <w:r w:rsidRPr="004047FC">
              <w:t xml:space="preserve">            this.indexForm.minScore = "";</w:t>
            </w:r>
          </w:p>
          <w:p w14:paraId="50BF73C8" w14:textId="77777777" w:rsidR="0047503A" w:rsidRPr="004047FC" w:rsidRDefault="004047FC">
            <w:pPr>
              <w:jc w:val="left"/>
            </w:pPr>
            <w:r w:rsidRPr="004047FC">
              <w:t xml:space="preserve">            this.indexForm.maxScore = "";</w:t>
            </w:r>
          </w:p>
          <w:p w14:paraId="5BC9ADB9" w14:textId="77777777" w:rsidR="0047503A" w:rsidRPr="004047FC" w:rsidRDefault="004047FC">
            <w:pPr>
              <w:jc w:val="left"/>
            </w:pPr>
            <w:r w:rsidRPr="004047FC">
              <w:t xml:space="preserve">          }</w:t>
            </w:r>
          </w:p>
          <w:p w14:paraId="631A8BE4" w14:textId="77777777" w:rsidR="0047503A" w:rsidRPr="004047FC" w:rsidRDefault="004047FC">
            <w:pPr>
              <w:jc w:val="left"/>
            </w:pPr>
            <w:r w:rsidRPr="004047FC">
              <w:t xml:space="preserve">          if(!this.indexForm.planId){</w:t>
            </w:r>
          </w:p>
          <w:p w14:paraId="0C758312" w14:textId="77777777" w:rsidR="0047503A" w:rsidRPr="004047FC" w:rsidRDefault="004047FC">
            <w:pPr>
              <w:jc w:val="left"/>
            </w:pPr>
            <w:r w:rsidRPr="004047FC">
              <w:t xml:space="preserve">            this.indexForm.planId = this.queryParams.planId;</w:t>
            </w:r>
          </w:p>
          <w:p w14:paraId="133209D5" w14:textId="77777777" w:rsidR="0047503A" w:rsidRPr="004047FC" w:rsidRDefault="004047FC">
            <w:pPr>
              <w:jc w:val="left"/>
            </w:pPr>
            <w:r w:rsidRPr="004047FC">
              <w:t xml:space="preserve">            postRequest("/index/indexes",this.indexForm).then(res =&gt; {</w:t>
            </w:r>
          </w:p>
          <w:p w14:paraId="01AFDE04" w14:textId="77777777" w:rsidR="0047503A" w:rsidRPr="004047FC" w:rsidRDefault="004047FC">
            <w:pPr>
              <w:jc w:val="left"/>
            </w:pPr>
            <w:r w:rsidRPr="004047FC">
              <w:t xml:space="preserve">              this.flag = false;</w:t>
            </w:r>
          </w:p>
          <w:p w14:paraId="52E4E451" w14:textId="77777777" w:rsidR="0047503A" w:rsidRPr="004047FC" w:rsidRDefault="004047FC">
            <w:pPr>
              <w:jc w:val="left"/>
            </w:pPr>
            <w:r w:rsidRPr="004047FC">
              <w:t xml:space="preserve">              this.getIndexes();</w:t>
            </w:r>
          </w:p>
          <w:p w14:paraId="3217DF5B" w14:textId="77777777" w:rsidR="0047503A" w:rsidRPr="004047FC" w:rsidRDefault="004047FC">
            <w:pPr>
              <w:jc w:val="left"/>
            </w:pPr>
            <w:r w:rsidRPr="004047FC">
              <w:t xml:space="preserve">              this.$message({</w:t>
            </w:r>
          </w:p>
          <w:p w14:paraId="58E06E10" w14:textId="77777777" w:rsidR="0047503A" w:rsidRPr="004047FC" w:rsidRDefault="004047FC">
            <w:pPr>
              <w:jc w:val="left"/>
            </w:pPr>
            <w:r w:rsidRPr="004047FC">
              <w:rPr>
                <w:rFonts w:hint="eastAsia"/>
              </w:rPr>
              <w:t xml:space="preserve">                message: '</w:t>
            </w:r>
            <w:r w:rsidRPr="004047FC">
              <w:rPr>
                <w:rFonts w:hint="eastAsia"/>
              </w:rPr>
              <w:t>新增成功</w:t>
            </w:r>
            <w:r w:rsidRPr="004047FC">
              <w:rPr>
                <w:rFonts w:hint="eastAsia"/>
              </w:rPr>
              <w:t>',</w:t>
            </w:r>
          </w:p>
          <w:p w14:paraId="34EB4B02" w14:textId="77777777" w:rsidR="0047503A" w:rsidRPr="004047FC" w:rsidRDefault="004047FC">
            <w:pPr>
              <w:jc w:val="left"/>
            </w:pPr>
            <w:r w:rsidRPr="004047FC">
              <w:t xml:space="preserve">                type: 'success'</w:t>
            </w:r>
          </w:p>
          <w:p w14:paraId="41A9547B" w14:textId="77777777" w:rsidR="0047503A" w:rsidRPr="004047FC" w:rsidRDefault="004047FC">
            <w:pPr>
              <w:jc w:val="left"/>
            </w:pPr>
            <w:r w:rsidRPr="004047FC">
              <w:t xml:space="preserve">              });</w:t>
            </w:r>
          </w:p>
          <w:p w14:paraId="181ADAD6" w14:textId="77777777" w:rsidR="0047503A" w:rsidRPr="004047FC" w:rsidRDefault="004047FC">
            <w:pPr>
              <w:jc w:val="left"/>
            </w:pPr>
            <w:r w:rsidRPr="004047FC">
              <w:t xml:space="preserve">            })</w:t>
            </w:r>
          </w:p>
          <w:p w14:paraId="594A09A6" w14:textId="77777777" w:rsidR="0047503A" w:rsidRPr="004047FC" w:rsidRDefault="004047FC">
            <w:pPr>
              <w:jc w:val="left"/>
            </w:pPr>
            <w:r w:rsidRPr="004047FC">
              <w:t xml:space="preserve">          }else {</w:t>
            </w:r>
          </w:p>
          <w:p w14:paraId="08611135" w14:textId="77777777" w:rsidR="0047503A" w:rsidRPr="004047FC" w:rsidRDefault="004047FC">
            <w:pPr>
              <w:jc w:val="left"/>
            </w:pPr>
            <w:r w:rsidRPr="004047FC">
              <w:t xml:space="preserve">            putRequest("/index/indexes",this.indexForm).then(res =&gt;{</w:t>
            </w:r>
          </w:p>
          <w:p w14:paraId="0EDDC0F3" w14:textId="77777777" w:rsidR="0047503A" w:rsidRPr="004047FC" w:rsidRDefault="004047FC">
            <w:pPr>
              <w:jc w:val="left"/>
            </w:pPr>
            <w:r w:rsidRPr="004047FC">
              <w:t xml:space="preserve">              this.flag = false;</w:t>
            </w:r>
          </w:p>
          <w:p w14:paraId="6C3FE192" w14:textId="77777777" w:rsidR="0047503A" w:rsidRPr="004047FC" w:rsidRDefault="004047FC">
            <w:pPr>
              <w:jc w:val="left"/>
            </w:pPr>
            <w:r w:rsidRPr="004047FC">
              <w:t xml:space="preserve">              this.getIndexes();</w:t>
            </w:r>
          </w:p>
          <w:p w14:paraId="69BDA030" w14:textId="77777777" w:rsidR="0047503A" w:rsidRPr="004047FC" w:rsidRDefault="004047FC">
            <w:pPr>
              <w:jc w:val="left"/>
            </w:pPr>
            <w:r w:rsidRPr="004047FC">
              <w:t xml:space="preserve">              this.$message({</w:t>
            </w:r>
          </w:p>
          <w:p w14:paraId="2AB73EE9" w14:textId="77777777" w:rsidR="0047503A" w:rsidRPr="004047FC" w:rsidRDefault="004047FC">
            <w:pPr>
              <w:jc w:val="left"/>
            </w:pPr>
            <w:r w:rsidRPr="004047FC">
              <w:rPr>
                <w:rFonts w:hint="eastAsia"/>
              </w:rPr>
              <w:t xml:space="preserve">                message: '</w:t>
            </w:r>
            <w:r w:rsidRPr="004047FC">
              <w:rPr>
                <w:rFonts w:hint="eastAsia"/>
              </w:rPr>
              <w:t>修改成功</w:t>
            </w:r>
            <w:r w:rsidRPr="004047FC">
              <w:rPr>
                <w:rFonts w:hint="eastAsia"/>
              </w:rPr>
              <w:t>',</w:t>
            </w:r>
          </w:p>
          <w:p w14:paraId="52F53295" w14:textId="77777777" w:rsidR="0047503A" w:rsidRPr="004047FC" w:rsidRDefault="004047FC">
            <w:pPr>
              <w:jc w:val="left"/>
            </w:pPr>
            <w:r w:rsidRPr="004047FC">
              <w:t xml:space="preserve">                type: 'success'</w:t>
            </w:r>
          </w:p>
          <w:p w14:paraId="23A251FA" w14:textId="77777777" w:rsidR="0047503A" w:rsidRPr="004047FC" w:rsidRDefault="004047FC">
            <w:pPr>
              <w:jc w:val="left"/>
            </w:pPr>
            <w:r w:rsidRPr="004047FC">
              <w:t xml:space="preserve">              });   </w:t>
            </w:r>
          </w:p>
          <w:p w14:paraId="252FA11D" w14:textId="77777777" w:rsidR="0047503A" w:rsidRPr="004047FC" w:rsidRDefault="004047FC">
            <w:pPr>
              <w:jc w:val="left"/>
            </w:pPr>
            <w:r w:rsidRPr="004047FC">
              <w:t xml:space="preserve">            })</w:t>
            </w:r>
          </w:p>
          <w:p w14:paraId="2F449F57" w14:textId="77777777" w:rsidR="0047503A" w:rsidRPr="004047FC" w:rsidRDefault="004047FC">
            <w:pPr>
              <w:jc w:val="left"/>
            </w:pPr>
            <w:r w:rsidRPr="004047FC">
              <w:t xml:space="preserve">          }</w:t>
            </w:r>
          </w:p>
          <w:p w14:paraId="76A1A338" w14:textId="77777777" w:rsidR="0047503A" w:rsidRPr="004047FC" w:rsidRDefault="004047FC">
            <w:pPr>
              <w:jc w:val="left"/>
            </w:pPr>
            <w:r w:rsidRPr="004047FC">
              <w:t xml:space="preserve">        },</w:t>
            </w:r>
          </w:p>
        </w:tc>
      </w:tr>
    </w:tbl>
    <w:p w14:paraId="35DC9D29" w14:textId="77777777" w:rsidR="0047503A" w:rsidRPr="004047FC" w:rsidRDefault="0047503A"/>
    <w:p w14:paraId="6B85F2FA" w14:textId="77777777" w:rsidR="0047503A" w:rsidRPr="004047FC" w:rsidRDefault="004047FC">
      <w:pPr>
        <w:ind w:firstLine="420"/>
      </w:pPr>
      <w:r w:rsidRPr="004047FC">
        <w:rPr>
          <w:rFonts w:hint="eastAsia"/>
        </w:rPr>
        <w:t>评估人员管理页面如图</w:t>
      </w:r>
      <w:r w:rsidRPr="004047FC">
        <w:rPr>
          <w:rFonts w:hint="eastAsia"/>
        </w:rPr>
        <w:t>5-8</w:t>
      </w:r>
      <w:r w:rsidRPr="004047FC">
        <w:rPr>
          <w:rFonts w:hint="eastAsia"/>
        </w:rPr>
        <w:t>所示。</w:t>
      </w:r>
    </w:p>
    <w:p w14:paraId="0CC74CCC" w14:textId="77777777" w:rsidR="0047503A" w:rsidRPr="004047FC" w:rsidRDefault="004047FC">
      <w:r w:rsidRPr="004047FC">
        <w:rPr>
          <w:noProof/>
        </w:rPr>
        <w:drawing>
          <wp:inline distT="0" distB="0" distL="114300" distR="114300" wp14:anchorId="34D0C469" wp14:editId="480BCEA1">
            <wp:extent cx="5269230" cy="2411095"/>
            <wp:effectExtent l="0" t="0" r="7620" b="825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5"/>
                    <a:stretch>
                      <a:fillRect/>
                    </a:stretch>
                  </pic:blipFill>
                  <pic:spPr>
                    <a:xfrm>
                      <a:off x="0" y="0"/>
                      <a:ext cx="5269230" cy="2411095"/>
                    </a:xfrm>
                    <a:prstGeom prst="rect">
                      <a:avLst/>
                    </a:prstGeom>
                    <a:noFill/>
                    <a:ln>
                      <a:noFill/>
                    </a:ln>
                  </pic:spPr>
                </pic:pic>
              </a:graphicData>
            </a:graphic>
          </wp:inline>
        </w:drawing>
      </w:r>
    </w:p>
    <w:p w14:paraId="54D9D7D8" w14:textId="77777777" w:rsidR="0047503A" w:rsidRPr="004047FC" w:rsidRDefault="004047FC">
      <w:pPr>
        <w:jc w:val="center"/>
      </w:pPr>
      <w:r w:rsidRPr="004047FC">
        <w:rPr>
          <w:rFonts w:hint="eastAsia"/>
        </w:rPr>
        <w:lastRenderedPageBreak/>
        <w:t>图</w:t>
      </w:r>
      <w:r w:rsidRPr="004047FC">
        <w:rPr>
          <w:rFonts w:hint="eastAsia"/>
        </w:rPr>
        <w:t xml:space="preserve">5-8 </w:t>
      </w:r>
      <w:r w:rsidRPr="004047FC">
        <w:rPr>
          <w:rFonts w:hint="eastAsia"/>
        </w:rPr>
        <w:t>评估人员管理界面图</w:t>
      </w:r>
    </w:p>
    <w:p w14:paraId="443A59FA" w14:textId="77777777" w:rsidR="0047503A" w:rsidRPr="004047FC" w:rsidRDefault="004047FC">
      <w:pPr>
        <w:jc w:val="left"/>
      </w:pPr>
      <w:r w:rsidRPr="004047FC">
        <w:rPr>
          <w:rFonts w:hint="eastAsia"/>
        </w:rPr>
        <w:tab/>
      </w:r>
      <w:r w:rsidRPr="004047FC">
        <w:rPr>
          <w:rFonts w:hint="eastAsia"/>
        </w:rPr>
        <w:t>评估</w:t>
      </w:r>
      <w:r w:rsidRPr="004047FC">
        <w:t>人员管理是管理员用户</w:t>
      </w:r>
      <w:r w:rsidRPr="004047FC">
        <w:rPr>
          <w:rFonts w:hint="eastAsia"/>
        </w:rPr>
        <w:t>对</w:t>
      </w:r>
      <w:r w:rsidRPr="004047FC">
        <w:t>特定的应急演练添加评估用户的功能，其中为了防止</w:t>
      </w:r>
      <w:r w:rsidRPr="004047FC">
        <w:rPr>
          <w:rFonts w:hint="eastAsia"/>
        </w:rPr>
        <w:t>添加</w:t>
      </w:r>
      <w:r w:rsidRPr="004047FC">
        <w:t>重复</w:t>
      </w:r>
      <w:r w:rsidRPr="004047FC">
        <w:rPr>
          <w:rFonts w:hint="eastAsia"/>
        </w:rPr>
        <w:t>的</w:t>
      </w:r>
      <w:r w:rsidRPr="004047FC">
        <w:t>评估用户，</w:t>
      </w:r>
      <w:r w:rsidRPr="004047FC">
        <w:rPr>
          <w:rFonts w:hint="eastAsia"/>
        </w:rPr>
        <w:t>首先</w:t>
      </w:r>
      <w:r w:rsidRPr="004047FC">
        <w:t>根据应急演练</w:t>
      </w:r>
      <w:r w:rsidRPr="004047FC">
        <w:t>id,</w:t>
      </w:r>
      <w:r w:rsidRPr="004047FC">
        <w:rPr>
          <w:rFonts w:hint="eastAsia"/>
        </w:rPr>
        <w:t>返回已有的</w:t>
      </w:r>
      <w:r w:rsidRPr="004047FC">
        <w:t>评估人员用户</w:t>
      </w:r>
      <w:r w:rsidRPr="004047FC">
        <w:rPr>
          <w:rFonts w:hint="eastAsia"/>
        </w:rPr>
        <w:t>列表</w:t>
      </w:r>
      <w:r w:rsidRPr="004047FC">
        <w:t>，将</w:t>
      </w:r>
      <w:r w:rsidRPr="004047FC">
        <w:t>Web</w:t>
      </w:r>
      <w:r w:rsidRPr="004047FC">
        <w:t>前端新添加的评估</w:t>
      </w:r>
      <w:r w:rsidRPr="004047FC">
        <w:rPr>
          <w:rFonts w:hint="eastAsia"/>
        </w:rPr>
        <w:t>人员</w:t>
      </w:r>
      <w:r w:rsidRPr="004047FC">
        <w:t>列表与已有评估人员列表作差集，</w:t>
      </w:r>
      <w:r w:rsidRPr="004047FC">
        <w:rPr>
          <w:rFonts w:hint="eastAsia"/>
        </w:rPr>
        <w:t>然后将</w:t>
      </w:r>
      <w:r w:rsidRPr="004047FC">
        <w:t>差集结果作为要</w:t>
      </w:r>
      <w:r w:rsidRPr="004047FC">
        <w:rPr>
          <w:rFonts w:hint="eastAsia"/>
        </w:rPr>
        <w:t>新增</w:t>
      </w:r>
      <w:r w:rsidRPr="004047FC">
        <w:t>的评估用户</w:t>
      </w:r>
      <w:r w:rsidRPr="004047FC">
        <w:rPr>
          <w:rFonts w:hint="eastAsia"/>
        </w:rPr>
        <w:t>即可，</w:t>
      </w:r>
      <w:r w:rsidRPr="004047FC">
        <w:t>服务器端具体代码如下所示。</w:t>
      </w:r>
    </w:p>
    <w:tbl>
      <w:tblPr>
        <w:tblStyle w:val="a4"/>
        <w:tblW w:w="0" w:type="auto"/>
        <w:tblLook w:val="04A0" w:firstRow="1" w:lastRow="0" w:firstColumn="1" w:lastColumn="0" w:noHBand="0" w:noVBand="1"/>
      </w:tblPr>
      <w:tblGrid>
        <w:gridCol w:w="8522"/>
      </w:tblGrid>
      <w:tr w:rsidR="0047503A" w:rsidRPr="004047FC" w14:paraId="5ADC476A" w14:textId="77777777">
        <w:tc>
          <w:tcPr>
            <w:tcW w:w="8522" w:type="dxa"/>
          </w:tcPr>
          <w:p w14:paraId="0D9AA3DD" w14:textId="77777777" w:rsidR="0047503A" w:rsidRPr="004047FC" w:rsidRDefault="004047FC">
            <w:pPr>
              <w:jc w:val="left"/>
            </w:pPr>
            <w:r w:rsidRPr="004047FC">
              <w:t xml:space="preserve">    @Override</w:t>
            </w:r>
          </w:p>
          <w:p w14:paraId="008D192D" w14:textId="77777777" w:rsidR="0047503A" w:rsidRPr="004047FC" w:rsidRDefault="004047FC">
            <w:pPr>
              <w:jc w:val="left"/>
            </w:pPr>
            <w:r w:rsidRPr="004047FC">
              <w:t xml:space="preserve">    @Transactional</w:t>
            </w:r>
          </w:p>
          <w:p w14:paraId="400B7631" w14:textId="77777777" w:rsidR="0047503A" w:rsidRPr="004047FC" w:rsidRDefault="004047FC">
            <w:pPr>
              <w:jc w:val="left"/>
            </w:pPr>
            <w:r w:rsidRPr="004047FC">
              <w:t xml:space="preserve">    public AjaxResult addReviewers(Reviewer reviewer) {</w:t>
            </w:r>
          </w:p>
          <w:p w14:paraId="12C1FB0A" w14:textId="77777777" w:rsidR="0047503A" w:rsidRPr="004047FC" w:rsidRDefault="004047FC">
            <w:pPr>
              <w:jc w:val="left"/>
            </w:pPr>
            <w:r w:rsidRPr="004047FC">
              <w:t xml:space="preserve">        List&lt;Reviewer&gt; reviewers = reviewerMapper.getReviewersByPlanId(reviewer);</w:t>
            </w:r>
          </w:p>
          <w:p w14:paraId="36C86748" w14:textId="77777777" w:rsidR="0047503A" w:rsidRPr="004047FC" w:rsidRDefault="004047FC">
            <w:pPr>
              <w:jc w:val="left"/>
            </w:pPr>
            <w:r w:rsidRPr="004047FC">
              <w:t xml:space="preserve">        List&lt;String&gt; oldReviewers = new LinkedList&lt;&gt;();</w:t>
            </w:r>
          </w:p>
          <w:p w14:paraId="412EF4EC" w14:textId="77777777" w:rsidR="0047503A" w:rsidRPr="004047FC" w:rsidRDefault="004047FC">
            <w:pPr>
              <w:jc w:val="left"/>
            </w:pPr>
            <w:r w:rsidRPr="004047FC">
              <w:t xml:space="preserve">        for (Reviewer item: reviewers){</w:t>
            </w:r>
          </w:p>
          <w:p w14:paraId="4176CB50" w14:textId="77777777" w:rsidR="0047503A" w:rsidRPr="004047FC" w:rsidRDefault="004047FC">
            <w:pPr>
              <w:jc w:val="left"/>
            </w:pPr>
            <w:r w:rsidRPr="004047FC">
              <w:t xml:space="preserve">            oldReviewers.add(item.getUserTel());</w:t>
            </w:r>
          </w:p>
          <w:p w14:paraId="0562A424" w14:textId="77777777" w:rsidR="0047503A" w:rsidRPr="004047FC" w:rsidRDefault="004047FC">
            <w:pPr>
              <w:jc w:val="left"/>
            </w:pPr>
            <w:r w:rsidRPr="004047FC">
              <w:t xml:space="preserve">        }</w:t>
            </w:r>
          </w:p>
          <w:p w14:paraId="343FB805" w14:textId="77777777" w:rsidR="0047503A" w:rsidRPr="004047FC" w:rsidRDefault="0047503A">
            <w:pPr>
              <w:jc w:val="left"/>
            </w:pPr>
          </w:p>
          <w:p w14:paraId="0B836179" w14:textId="77777777" w:rsidR="0047503A" w:rsidRPr="004047FC" w:rsidRDefault="004047FC">
            <w:pPr>
              <w:jc w:val="left"/>
            </w:pPr>
            <w:r w:rsidRPr="004047FC">
              <w:t xml:space="preserve">        String userTels = reviewer.getUserTel();</w:t>
            </w:r>
          </w:p>
          <w:p w14:paraId="4A3F27A3" w14:textId="77777777" w:rsidR="0047503A" w:rsidRPr="004047FC" w:rsidRDefault="004047FC">
            <w:pPr>
              <w:jc w:val="left"/>
            </w:pPr>
            <w:r w:rsidRPr="004047FC">
              <w:t xml:space="preserve">        String[] userTel = userTels.split("-");</w:t>
            </w:r>
          </w:p>
          <w:p w14:paraId="73E07965" w14:textId="77777777" w:rsidR="0047503A" w:rsidRPr="004047FC" w:rsidRDefault="004047FC">
            <w:pPr>
              <w:jc w:val="left"/>
            </w:pPr>
            <w:r w:rsidRPr="004047FC">
              <w:t xml:space="preserve">        ArrayList&lt;String&gt; newReviewers = new ArrayList&lt;&gt;(Arrays.asList(userTel));</w:t>
            </w:r>
          </w:p>
          <w:p w14:paraId="059E0816" w14:textId="77777777" w:rsidR="0047503A" w:rsidRPr="004047FC" w:rsidRDefault="0047503A">
            <w:pPr>
              <w:jc w:val="left"/>
            </w:pPr>
          </w:p>
          <w:p w14:paraId="1AA8F927" w14:textId="77777777" w:rsidR="0047503A" w:rsidRPr="004047FC" w:rsidRDefault="004047FC">
            <w:pPr>
              <w:jc w:val="left"/>
            </w:pPr>
            <w:r w:rsidRPr="004047FC">
              <w:t xml:space="preserve">        newReviewers.removeAll(oldReviewers);</w:t>
            </w:r>
          </w:p>
          <w:p w14:paraId="5F6B19BE" w14:textId="77777777" w:rsidR="0047503A" w:rsidRPr="004047FC" w:rsidRDefault="004047FC">
            <w:pPr>
              <w:jc w:val="left"/>
            </w:pPr>
            <w:r w:rsidRPr="004047FC">
              <w:t xml:space="preserve">        for (String item : newReviewers){</w:t>
            </w:r>
          </w:p>
          <w:p w14:paraId="2AC7804A" w14:textId="77777777" w:rsidR="0047503A" w:rsidRPr="004047FC" w:rsidRDefault="004047FC">
            <w:pPr>
              <w:jc w:val="left"/>
            </w:pPr>
            <w:r w:rsidRPr="004047FC">
              <w:t xml:space="preserve">            reviewerMapper.addReviewers(reviewer.getPlanId(),item);</w:t>
            </w:r>
          </w:p>
          <w:p w14:paraId="429170CC" w14:textId="77777777" w:rsidR="0047503A" w:rsidRPr="004047FC" w:rsidRDefault="004047FC">
            <w:pPr>
              <w:jc w:val="left"/>
            </w:pPr>
            <w:r w:rsidRPr="004047FC">
              <w:t xml:space="preserve">        }</w:t>
            </w:r>
          </w:p>
          <w:p w14:paraId="60A11ABF" w14:textId="77777777" w:rsidR="0047503A" w:rsidRPr="004047FC" w:rsidRDefault="004047FC">
            <w:pPr>
              <w:jc w:val="left"/>
            </w:pPr>
            <w:r w:rsidRPr="004047FC">
              <w:t xml:space="preserve">        return AjaxResult.success();</w:t>
            </w:r>
          </w:p>
          <w:p w14:paraId="1F8C0D05" w14:textId="77777777" w:rsidR="0047503A" w:rsidRPr="004047FC" w:rsidRDefault="004047FC">
            <w:pPr>
              <w:jc w:val="left"/>
            </w:pPr>
            <w:r w:rsidRPr="004047FC">
              <w:t xml:space="preserve">    }</w:t>
            </w:r>
          </w:p>
        </w:tc>
      </w:tr>
    </w:tbl>
    <w:p w14:paraId="4FAC9C1A" w14:textId="77777777" w:rsidR="0047503A" w:rsidRPr="004047FC" w:rsidRDefault="0047503A">
      <w:pPr>
        <w:jc w:val="center"/>
      </w:pPr>
    </w:p>
    <w:p w14:paraId="2BED6F2F" w14:textId="77777777" w:rsidR="0047503A" w:rsidRPr="004047FC" w:rsidRDefault="0047503A"/>
    <w:p w14:paraId="4ECF1A77" w14:textId="77777777" w:rsidR="0047503A" w:rsidRPr="004047FC" w:rsidRDefault="004047FC">
      <w:pPr>
        <w:ind w:firstLine="420"/>
      </w:pPr>
      <w:r w:rsidRPr="004047FC">
        <w:rPr>
          <w:rFonts w:hint="eastAsia"/>
        </w:rPr>
        <w:t>评估管理页面如图</w:t>
      </w:r>
      <w:r w:rsidRPr="004047FC">
        <w:rPr>
          <w:rFonts w:hint="eastAsia"/>
        </w:rPr>
        <w:t>5-9</w:t>
      </w:r>
      <w:r w:rsidRPr="004047FC">
        <w:rPr>
          <w:rFonts w:hint="eastAsia"/>
        </w:rPr>
        <w:t>所示。</w:t>
      </w:r>
    </w:p>
    <w:p w14:paraId="7A373080" w14:textId="77777777" w:rsidR="0047503A" w:rsidRPr="004047FC" w:rsidRDefault="004047FC">
      <w:r w:rsidRPr="004047FC">
        <w:rPr>
          <w:noProof/>
        </w:rPr>
        <w:drawing>
          <wp:inline distT="0" distB="0" distL="114300" distR="114300" wp14:anchorId="0802D234" wp14:editId="6F46D4F4">
            <wp:extent cx="5269230" cy="2411095"/>
            <wp:effectExtent l="0" t="0" r="762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6"/>
                    <a:stretch>
                      <a:fillRect/>
                    </a:stretch>
                  </pic:blipFill>
                  <pic:spPr>
                    <a:xfrm>
                      <a:off x="0" y="0"/>
                      <a:ext cx="5269230" cy="2411095"/>
                    </a:xfrm>
                    <a:prstGeom prst="rect">
                      <a:avLst/>
                    </a:prstGeom>
                    <a:noFill/>
                    <a:ln>
                      <a:noFill/>
                    </a:ln>
                  </pic:spPr>
                </pic:pic>
              </a:graphicData>
            </a:graphic>
          </wp:inline>
        </w:drawing>
      </w:r>
    </w:p>
    <w:p w14:paraId="324CA692" w14:textId="77777777" w:rsidR="0047503A" w:rsidRPr="004047FC" w:rsidRDefault="004047FC">
      <w:pPr>
        <w:jc w:val="center"/>
      </w:pPr>
      <w:r w:rsidRPr="004047FC">
        <w:rPr>
          <w:rFonts w:hint="eastAsia"/>
        </w:rPr>
        <w:t>图</w:t>
      </w:r>
      <w:r w:rsidRPr="004047FC">
        <w:rPr>
          <w:rFonts w:hint="eastAsia"/>
        </w:rPr>
        <w:t xml:space="preserve">5-9 </w:t>
      </w:r>
      <w:r w:rsidRPr="004047FC">
        <w:rPr>
          <w:rFonts w:hint="eastAsia"/>
        </w:rPr>
        <w:t>评估管理界面图</w:t>
      </w:r>
    </w:p>
    <w:p w14:paraId="419F037C" w14:textId="77777777" w:rsidR="0047503A" w:rsidRPr="004047FC" w:rsidRDefault="004047FC">
      <w:pPr>
        <w:jc w:val="left"/>
      </w:pPr>
      <w:r w:rsidRPr="004047FC">
        <w:tab/>
      </w:r>
      <w:r w:rsidRPr="004047FC">
        <w:rPr>
          <w:rFonts w:hint="eastAsia"/>
        </w:rPr>
        <w:t>评估</w:t>
      </w:r>
      <w:r w:rsidRPr="004047FC">
        <w:t>管理是评估</w:t>
      </w:r>
      <w:r w:rsidRPr="004047FC">
        <w:rPr>
          <w:rFonts w:hint="eastAsia"/>
        </w:rPr>
        <w:t>用户</w:t>
      </w:r>
      <w:r w:rsidRPr="004047FC">
        <w:t>根据管理员用户设置的评估指标，对应急演练执行情况作出具体评价。</w:t>
      </w:r>
      <w:r w:rsidRPr="004047FC">
        <w:rPr>
          <w:rFonts w:hint="eastAsia"/>
        </w:rPr>
        <w:t>详细</w:t>
      </w:r>
      <w:r w:rsidRPr="004047FC">
        <w:t>代码如下所示。</w:t>
      </w:r>
    </w:p>
    <w:tbl>
      <w:tblPr>
        <w:tblStyle w:val="a4"/>
        <w:tblW w:w="0" w:type="auto"/>
        <w:tblLook w:val="04A0" w:firstRow="1" w:lastRow="0" w:firstColumn="1" w:lastColumn="0" w:noHBand="0" w:noVBand="1"/>
      </w:tblPr>
      <w:tblGrid>
        <w:gridCol w:w="8522"/>
      </w:tblGrid>
      <w:tr w:rsidR="0047503A" w:rsidRPr="004047FC" w14:paraId="463494A4" w14:textId="77777777">
        <w:tc>
          <w:tcPr>
            <w:tcW w:w="8522" w:type="dxa"/>
          </w:tcPr>
          <w:p w14:paraId="0C557ABA" w14:textId="77777777" w:rsidR="0047503A" w:rsidRPr="004047FC" w:rsidRDefault="004047FC">
            <w:r w:rsidRPr="004047FC">
              <w:t xml:space="preserve">    handleUpdate(row){</w:t>
            </w:r>
          </w:p>
          <w:p w14:paraId="4651DA68" w14:textId="77777777" w:rsidR="0047503A" w:rsidRPr="004047FC" w:rsidRDefault="004047FC">
            <w:r w:rsidRPr="004047FC">
              <w:lastRenderedPageBreak/>
              <w:t xml:space="preserve">      if(!row.scoreId){</w:t>
            </w:r>
          </w:p>
          <w:p w14:paraId="4D34A165" w14:textId="77777777" w:rsidR="0047503A" w:rsidRPr="004047FC" w:rsidRDefault="004047FC">
            <w:r w:rsidRPr="004047FC">
              <w:t xml:space="preserve">        postRequest("/score/scores", row).then(res =&gt; {</w:t>
            </w:r>
          </w:p>
          <w:p w14:paraId="772082D2" w14:textId="77777777" w:rsidR="0047503A" w:rsidRPr="004047FC" w:rsidRDefault="004047FC">
            <w:r w:rsidRPr="004047FC">
              <w:t xml:space="preserve">          this.$message({</w:t>
            </w:r>
          </w:p>
          <w:p w14:paraId="3547980B" w14:textId="77777777" w:rsidR="0047503A" w:rsidRPr="004047FC" w:rsidRDefault="004047FC">
            <w:r w:rsidRPr="004047FC">
              <w:t xml:space="preserve">            type: "success",</w:t>
            </w:r>
          </w:p>
          <w:p w14:paraId="16A0AB40" w14:textId="77777777" w:rsidR="0047503A" w:rsidRPr="004047FC" w:rsidRDefault="004047FC">
            <w:r w:rsidRPr="004047FC">
              <w:t xml:space="preserve">            message: res.msg</w:t>
            </w:r>
          </w:p>
          <w:p w14:paraId="2CD67424" w14:textId="77777777" w:rsidR="0047503A" w:rsidRPr="004047FC" w:rsidRDefault="004047FC">
            <w:r w:rsidRPr="004047FC">
              <w:t xml:space="preserve">          })</w:t>
            </w:r>
          </w:p>
          <w:p w14:paraId="3A326444" w14:textId="77777777" w:rsidR="0047503A" w:rsidRPr="004047FC" w:rsidRDefault="004047FC">
            <w:r w:rsidRPr="004047FC">
              <w:t xml:space="preserve">          this.getTargets();</w:t>
            </w:r>
          </w:p>
          <w:p w14:paraId="3A3D60B7" w14:textId="77777777" w:rsidR="0047503A" w:rsidRPr="004047FC" w:rsidRDefault="004047FC">
            <w:r w:rsidRPr="004047FC">
              <w:t xml:space="preserve">        })</w:t>
            </w:r>
          </w:p>
          <w:p w14:paraId="5FB4286A" w14:textId="77777777" w:rsidR="0047503A" w:rsidRPr="004047FC" w:rsidRDefault="004047FC">
            <w:r w:rsidRPr="004047FC">
              <w:t xml:space="preserve">      }else {</w:t>
            </w:r>
          </w:p>
          <w:p w14:paraId="1D7F65D8" w14:textId="77777777" w:rsidR="0047503A" w:rsidRPr="004047FC" w:rsidRDefault="004047FC">
            <w:r w:rsidRPr="004047FC">
              <w:t xml:space="preserve">        putRequest("/score/scores", row).then(res =&gt;{</w:t>
            </w:r>
          </w:p>
          <w:p w14:paraId="3B72C232" w14:textId="77777777" w:rsidR="0047503A" w:rsidRPr="004047FC" w:rsidRDefault="004047FC">
            <w:r w:rsidRPr="004047FC">
              <w:t xml:space="preserve">          this.$message({</w:t>
            </w:r>
          </w:p>
          <w:p w14:paraId="3C90D0E1" w14:textId="77777777" w:rsidR="0047503A" w:rsidRPr="004047FC" w:rsidRDefault="004047FC">
            <w:r w:rsidRPr="004047FC">
              <w:t xml:space="preserve">            type: "success",</w:t>
            </w:r>
          </w:p>
          <w:p w14:paraId="1AAA23FA" w14:textId="77777777" w:rsidR="0047503A" w:rsidRPr="004047FC" w:rsidRDefault="004047FC">
            <w:r w:rsidRPr="004047FC">
              <w:t xml:space="preserve">            message: res.msg</w:t>
            </w:r>
          </w:p>
          <w:p w14:paraId="0C32F84D" w14:textId="77777777" w:rsidR="0047503A" w:rsidRPr="004047FC" w:rsidRDefault="004047FC">
            <w:r w:rsidRPr="004047FC">
              <w:t xml:space="preserve">          })</w:t>
            </w:r>
          </w:p>
          <w:p w14:paraId="1A6C6A95" w14:textId="77777777" w:rsidR="0047503A" w:rsidRPr="004047FC" w:rsidRDefault="004047FC">
            <w:r w:rsidRPr="004047FC">
              <w:t xml:space="preserve">          this.getTargets();</w:t>
            </w:r>
          </w:p>
          <w:p w14:paraId="4C4189FB" w14:textId="77777777" w:rsidR="0047503A" w:rsidRPr="004047FC" w:rsidRDefault="004047FC">
            <w:r w:rsidRPr="004047FC">
              <w:t xml:space="preserve">        })</w:t>
            </w:r>
          </w:p>
          <w:p w14:paraId="09573056" w14:textId="77777777" w:rsidR="0047503A" w:rsidRPr="004047FC" w:rsidRDefault="004047FC">
            <w:r w:rsidRPr="004047FC">
              <w:t xml:space="preserve">      }</w:t>
            </w:r>
          </w:p>
          <w:p w14:paraId="70E61806" w14:textId="77777777" w:rsidR="0047503A" w:rsidRPr="004047FC" w:rsidRDefault="004047FC">
            <w:r w:rsidRPr="004047FC">
              <w:t xml:space="preserve">    }</w:t>
            </w:r>
          </w:p>
        </w:tc>
      </w:tr>
    </w:tbl>
    <w:p w14:paraId="6A373829" w14:textId="77777777" w:rsidR="0047503A" w:rsidRPr="004047FC" w:rsidRDefault="0047503A"/>
    <w:p w14:paraId="63725BE7" w14:textId="77777777" w:rsidR="0047503A" w:rsidRPr="004047FC" w:rsidRDefault="004047FC">
      <w:pPr>
        <w:pStyle w:val="3"/>
        <w:numPr>
          <w:ilvl w:val="2"/>
          <w:numId w:val="2"/>
        </w:numPr>
      </w:pPr>
      <w:bookmarkStart w:id="97" w:name="_Toc8602"/>
      <w:r w:rsidRPr="004047FC">
        <w:rPr>
          <w:rFonts w:hint="eastAsia"/>
        </w:rPr>
        <w:t>用户管理模块</w:t>
      </w:r>
      <w:bookmarkEnd w:id="97"/>
    </w:p>
    <w:p w14:paraId="353C930C" w14:textId="77777777" w:rsidR="0047503A" w:rsidRPr="004047FC" w:rsidRDefault="004047FC">
      <w:pPr>
        <w:ind w:firstLine="420"/>
      </w:pPr>
      <w:r w:rsidRPr="004047FC">
        <w:rPr>
          <w:rFonts w:hint="eastAsia"/>
        </w:rPr>
        <w:t>应急演练辅助教学系统的管理员用户可以通过此模块对整个系统中的所有用户进行管理，包含新增用户、删除用户、批量删除用户、修改用户信息、查看用户列表等操作，用户管理的界面如图</w:t>
      </w:r>
      <w:r w:rsidRPr="004047FC">
        <w:rPr>
          <w:rFonts w:hint="eastAsia"/>
        </w:rPr>
        <w:t>5-10</w:t>
      </w:r>
      <w:r w:rsidRPr="004047FC">
        <w:rPr>
          <w:rFonts w:hint="eastAsia"/>
        </w:rPr>
        <w:t>所示。</w:t>
      </w:r>
    </w:p>
    <w:p w14:paraId="6FE1FCF0" w14:textId="77777777" w:rsidR="0047503A" w:rsidRPr="004047FC" w:rsidRDefault="004047FC">
      <w:pPr>
        <w:jc w:val="center"/>
      </w:pPr>
      <w:r w:rsidRPr="004047FC">
        <w:rPr>
          <w:noProof/>
        </w:rPr>
        <w:drawing>
          <wp:inline distT="0" distB="0" distL="114300" distR="114300" wp14:anchorId="0B647A19" wp14:editId="28ACC276">
            <wp:extent cx="5269230" cy="2411095"/>
            <wp:effectExtent l="0" t="0" r="762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7"/>
                    <a:stretch>
                      <a:fillRect/>
                    </a:stretch>
                  </pic:blipFill>
                  <pic:spPr>
                    <a:xfrm>
                      <a:off x="0" y="0"/>
                      <a:ext cx="5269230" cy="2411095"/>
                    </a:xfrm>
                    <a:prstGeom prst="rect">
                      <a:avLst/>
                    </a:prstGeom>
                    <a:noFill/>
                    <a:ln>
                      <a:noFill/>
                    </a:ln>
                  </pic:spPr>
                </pic:pic>
              </a:graphicData>
            </a:graphic>
          </wp:inline>
        </w:drawing>
      </w:r>
    </w:p>
    <w:p w14:paraId="4BB16B43" w14:textId="77777777" w:rsidR="0047503A" w:rsidRPr="004047FC" w:rsidRDefault="004047FC">
      <w:pPr>
        <w:jc w:val="center"/>
      </w:pPr>
      <w:r w:rsidRPr="004047FC">
        <w:rPr>
          <w:rFonts w:hint="eastAsia"/>
        </w:rPr>
        <w:t>图</w:t>
      </w:r>
      <w:r w:rsidRPr="004047FC">
        <w:rPr>
          <w:rFonts w:hint="eastAsia"/>
        </w:rPr>
        <w:t xml:space="preserve">5-10 </w:t>
      </w:r>
      <w:r w:rsidRPr="004047FC">
        <w:rPr>
          <w:rFonts w:hint="eastAsia"/>
        </w:rPr>
        <w:t>用户管理界面图</w:t>
      </w:r>
    </w:p>
    <w:p w14:paraId="706CCEB7" w14:textId="77777777" w:rsidR="0047503A" w:rsidRPr="004047FC" w:rsidRDefault="0047503A">
      <w:pPr>
        <w:jc w:val="center"/>
      </w:pPr>
    </w:p>
    <w:p w14:paraId="19433978" w14:textId="77777777" w:rsidR="0047503A" w:rsidRPr="004047FC" w:rsidRDefault="004047FC">
      <w:pPr>
        <w:ind w:firstLine="420"/>
        <w:jc w:val="left"/>
      </w:pPr>
      <w:r w:rsidRPr="004047FC">
        <w:rPr>
          <w:rFonts w:hint="eastAsia"/>
        </w:rPr>
        <w:t>点击添加用户按钮会弹出一个表单弹出框，其中包含新增用户的角色、姓名和手机号等信息，系统默认密码为</w:t>
      </w:r>
      <w:r w:rsidRPr="004047FC">
        <w:rPr>
          <w:rFonts w:hint="eastAsia"/>
        </w:rPr>
        <w:t>123456</w:t>
      </w:r>
      <w:r w:rsidRPr="004047FC">
        <w:rPr>
          <w:rFonts w:hint="eastAsia"/>
        </w:rPr>
        <w:t>。添加用户的界面如图</w:t>
      </w:r>
      <w:r w:rsidRPr="004047FC">
        <w:rPr>
          <w:rFonts w:hint="eastAsia"/>
        </w:rPr>
        <w:t>5-11</w:t>
      </w:r>
      <w:r w:rsidRPr="004047FC">
        <w:rPr>
          <w:rFonts w:hint="eastAsia"/>
        </w:rPr>
        <w:t>所示。</w:t>
      </w:r>
    </w:p>
    <w:p w14:paraId="43007527" w14:textId="77777777" w:rsidR="0047503A" w:rsidRPr="004047FC" w:rsidRDefault="0047503A"/>
    <w:p w14:paraId="039B3ABB" w14:textId="77777777" w:rsidR="0047503A" w:rsidRPr="004047FC" w:rsidRDefault="004047FC">
      <w:r w:rsidRPr="004047FC">
        <w:rPr>
          <w:noProof/>
        </w:rPr>
        <w:lastRenderedPageBreak/>
        <w:drawing>
          <wp:inline distT="0" distB="0" distL="114300" distR="114300" wp14:anchorId="06ACF73F" wp14:editId="3495DF37">
            <wp:extent cx="5269230" cy="2411095"/>
            <wp:effectExtent l="0" t="0" r="7620" b="825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38"/>
                    <a:stretch>
                      <a:fillRect/>
                    </a:stretch>
                  </pic:blipFill>
                  <pic:spPr>
                    <a:xfrm>
                      <a:off x="0" y="0"/>
                      <a:ext cx="5269230" cy="2411095"/>
                    </a:xfrm>
                    <a:prstGeom prst="rect">
                      <a:avLst/>
                    </a:prstGeom>
                    <a:noFill/>
                    <a:ln>
                      <a:noFill/>
                    </a:ln>
                  </pic:spPr>
                </pic:pic>
              </a:graphicData>
            </a:graphic>
          </wp:inline>
        </w:drawing>
      </w:r>
    </w:p>
    <w:p w14:paraId="7528B813" w14:textId="77777777" w:rsidR="0047503A" w:rsidRPr="004047FC" w:rsidRDefault="004047FC">
      <w:pPr>
        <w:jc w:val="center"/>
      </w:pPr>
      <w:r w:rsidRPr="004047FC">
        <w:rPr>
          <w:rFonts w:hint="eastAsia"/>
        </w:rPr>
        <w:t>图</w:t>
      </w:r>
      <w:r w:rsidRPr="004047FC">
        <w:rPr>
          <w:rFonts w:hint="eastAsia"/>
        </w:rPr>
        <w:t xml:space="preserve">5-11 </w:t>
      </w:r>
      <w:r w:rsidRPr="004047FC">
        <w:rPr>
          <w:rFonts w:hint="eastAsia"/>
        </w:rPr>
        <w:t>添加用户界面图</w:t>
      </w:r>
    </w:p>
    <w:p w14:paraId="362AAE2F" w14:textId="77777777" w:rsidR="0047503A" w:rsidRPr="004047FC" w:rsidRDefault="0047503A"/>
    <w:p w14:paraId="1E690F87" w14:textId="77777777" w:rsidR="0047503A" w:rsidRPr="004047FC" w:rsidRDefault="004047FC">
      <w:pPr>
        <w:ind w:firstLine="420"/>
      </w:pPr>
      <w:r w:rsidRPr="004047FC">
        <w:rPr>
          <w:rFonts w:hint="eastAsia"/>
        </w:rPr>
        <w:t>应急演练辅助教学系统中用户删除功能可以通过表格中每一行数据对应的删除按钮进行逐个删除，也可以通过用户表格前方的选择框来多选用户进行批量删除，系统是删除功能是依赖用户的手机号实现的。</w:t>
      </w:r>
    </w:p>
    <w:p w14:paraId="3F856856" w14:textId="77777777" w:rsidR="0047503A" w:rsidRPr="004047FC" w:rsidRDefault="004047FC">
      <w:pPr>
        <w:ind w:firstLine="420"/>
      </w:pPr>
      <w:r w:rsidRPr="004047FC">
        <w:rPr>
          <w:rFonts w:hint="eastAsia"/>
        </w:rPr>
        <w:t>用户编辑操作也是依赖添加用户的表单实现，如图所示，系统会将对应的用户信息动态的添加到弹出框表单中，且只能修改用户姓名信息，用户角色和手机号不允许修改。其中</w:t>
      </w:r>
      <w:r w:rsidRPr="004047FC">
        <w:rPr>
          <w:rFonts w:hint="eastAsia"/>
        </w:rPr>
        <w:t>Web</w:t>
      </w:r>
      <w:r w:rsidRPr="004047FC">
        <w:t>前端代码如下所示。</w:t>
      </w:r>
    </w:p>
    <w:tbl>
      <w:tblPr>
        <w:tblStyle w:val="a4"/>
        <w:tblW w:w="0" w:type="auto"/>
        <w:tblLook w:val="04A0" w:firstRow="1" w:lastRow="0" w:firstColumn="1" w:lastColumn="0" w:noHBand="0" w:noVBand="1"/>
      </w:tblPr>
      <w:tblGrid>
        <w:gridCol w:w="8522"/>
      </w:tblGrid>
      <w:tr w:rsidR="0047503A" w:rsidRPr="004047FC" w14:paraId="0CAB3E99" w14:textId="77777777">
        <w:tc>
          <w:tcPr>
            <w:tcW w:w="8522" w:type="dxa"/>
          </w:tcPr>
          <w:p w14:paraId="7C009137" w14:textId="77777777" w:rsidR="0047503A" w:rsidRPr="004047FC" w:rsidRDefault="004047FC">
            <w:r w:rsidRPr="004047FC">
              <w:t xml:space="preserve">    addUser(){</w:t>
            </w:r>
          </w:p>
          <w:p w14:paraId="3CCFF35A" w14:textId="77777777" w:rsidR="0047503A" w:rsidRPr="004047FC" w:rsidRDefault="004047FC">
            <w:r w:rsidRPr="004047FC">
              <w:t xml:space="preserve">      this.clearForm();</w:t>
            </w:r>
          </w:p>
          <w:p w14:paraId="10B78DA7" w14:textId="77777777" w:rsidR="0047503A" w:rsidRPr="004047FC" w:rsidRDefault="004047FC">
            <w:r w:rsidRPr="004047FC">
              <w:t xml:space="preserve">      this.flag = true;</w:t>
            </w:r>
          </w:p>
          <w:p w14:paraId="6CC1FDDB" w14:textId="77777777" w:rsidR="0047503A" w:rsidRPr="004047FC" w:rsidRDefault="004047FC">
            <w:r w:rsidRPr="004047FC">
              <w:t xml:space="preserve">      this.title = "</w:t>
            </w:r>
            <w:r w:rsidRPr="004047FC">
              <w:t>添加用户</w:t>
            </w:r>
            <w:r w:rsidRPr="004047FC">
              <w:t>"</w:t>
            </w:r>
          </w:p>
          <w:p w14:paraId="6934B19E" w14:textId="77777777" w:rsidR="0047503A" w:rsidRPr="004047FC" w:rsidRDefault="004047FC">
            <w:r w:rsidRPr="004047FC">
              <w:t xml:space="preserve">    },</w:t>
            </w:r>
          </w:p>
          <w:p w14:paraId="258EEC5E" w14:textId="77777777" w:rsidR="0047503A" w:rsidRPr="004047FC" w:rsidRDefault="004047FC">
            <w:r w:rsidRPr="004047FC">
              <w:t xml:space="preserve">    submit() {</w:t>
            </w:r>
          </w:p>
          <w:p w14:paraId="770E9030" w14:textId="77777777" w:rsidR="0047503A" w:rsidRPr="004047FC" w:rsidRDefault="004047FC">
            <w:r w:rsidRPr="004047FC">
              <w:t xml:space="preserve">      if(this.title == "</w:t>
            </w:r>
            <w:r w:rsidRPr="004047FC">
              <w:t>添加用户</w:t>
            </w:r>
            <w:r w:rsidRPr="004047FC">
              <w:t>"){</w:t>
            </w:r>
          </w:p>
          <w:p w14:paraId="04BE6A91" w14:textId="77777777" w:rsidR="0047503A" w:rsidRPr="004047FC" w:rsidRDefault="004047FC">
            <w:r w:rsidRPr="004047FC">
              <w:t xml:space="preserve">        postRequest("/user/users", this.userForm).then(res =&gt; {</w:t>
            </w:r>
          </w:p>
          <w:p w14:paraId="180AEA29" w14:textId="77777777" w:rsidR="0047503A" w:rsidRPr="004047FC" w:rsidRDefault="004047FC">
            <w:r w:rsidRPr="004047FC">
              <w:t xml:space="preserve">          this.flag = false;</w:t>
            </w:r>
          </w:p>
          <w:p w14:paraId="75C5E42F" w14:textId="77777777" w:rsidR="0047503A" w:rsidRPr="004047FC" w:rsidRDefault="004047FC">
            <w:r w:rsidRPr="004047FC">
              <w:t xml:space="preserve">          this.getUsers();</w:t>
            </w:r>
          </w:p>
          <w:p w14:paraId="43CFCF3E" w14:textId="77777777" w:rsidR="0047503A" w:rsidRPr="004047FC" w:rsidRDefault="004047FC">
            <w:r w:rsidRPr="004047FC">
              <w:t xml:space="preserve">          console.log(res);</w:t>
            </w:r>
          </w:p>
          <w:p w14:paraId="164E5438" w14:textId="77777777" w:rsidR="0047503A" w:rsidRPr="004047FC" w:rsidRDefault="004047FC">
            <w:r w:rsidRPr="004047FC">
              <w:t xml:space="preserve">          this.$message({</w:t>
            </w:r>
          </w:p>
          <w:p w14:paraId="5601A1E3" w14:textId="77777777" w:rsidR="0047503A" w:rsidRPr="004047FC" w:rsidRDefault="004047FC">
            <w:r w:rsidRPr="004047FC">
              <w:t xml:space="preserve">          message: res.msg,</w:t>
            </w:r>
          </w:p>
          <w:p w14:paraId="17AC6E7D" w14:textId="77777777" w:rsidR="0047503A" w:rsidRPr="004047FC" w:rsidRDefault="004047FC">
            <w:r w:rsidRPr="004047FC">
              <w:t xml:space="preserve">          type: 'success'</w:t>
            </w:r>
          </w:p>
          <w:p w14:paraId="4D176FE6" w14:textId="77777777" w:rsidR="0047503A" w:rsidRPr="004047FC" w:rsidRDefault="004047FC">
            <w:r w:rsidRPr="004047FC">
              <w:t xml:space="preserve">        });</w:t>
            </w:r>
          </w:p>
          <w:p w14:paraId="172CB721" w14:textId="77777777" w:rsidR="0047503A" w:rsidRPr="004047FC" w:rsidRDefault="004047FC">
            <w:r w:rsidRPr="004047FC">
              <w:t xml:space="preserve">        });</w:t>
            </w:r>
          </w:p>
          <w:p w14:paraId="297A2809" w14:textId="77777777" w:rsidR="0047503A" w:rsidRPr="004047FC" w:rsidRDefault="004047FC">
            <w:r w:rsidRPr="004047FC">
              <w:t xml:space="preserve">      }else if(this.title == "</w:t>
            </w:r>
            <w:r w:rsidRPr="004047FC">
              <w:t>编辑用户</w:t>
            </w:r>
            <w:r w:rsidRPr="004047FC">
              <w:t>"){</w:t>
            </w:r>
          </w:p>
          <w:p w14:paraId="4E5E99D7" w14:textId="77777777" w:rsidR="0047503A" w:rsidRPr="004047FC" w:rsidRDefault="004047FC">
            <w:r w:rsidRPr="004047FC">
              <w:t xml:space="preserve">        putRequest("/user/users",this.userForm).then(res =&gt; {</w:t>
            </w:r>
          </w:p>
          <w:p w14:paraId="1E40AC44" w14:textId="77777777" w:rsidR="0047503A" w:rsidRPr="004047FC" w:rsidRDefault="004047FC">
            <w:r w:rsidRPr="004047FC">
              <w:t xml:space="preserve">          this.flag = false;</w:t>
            </w:r>
          </w:p>
          <w:p w14:paraId="321D7A68" w14:textId="77777777" w:rsidR="0047503A" w:rsidRPr="004047FC" w:rsidRDefault="004047FC">
            <w:r w:rsidRPr="004047FC">
              <w:t xml:space="preserve">          this.getUsers();</w:t>
            </w:r>
          </w:p>
          <w:p w14:paraId="2FEDA91F" w14:textId="77777777" w:rsidR="0047503A" w:rsidRPr="004047FC" w:rsidRDefault="004047FC">
            <w:r w:rsidRPr="004047FC">
              <w:t xml:space="preserve">          this.$message({</w:t>
            </w:r>
          </w:p>
          <w:p w14:paraId="4B7DCCB9" w14:textId="77777777" w:rsidR="0047503A" w:rsidRPr="004047FC" w:rsidRDefault="004047FC">
            <w:r w:rsidRPr="004047FC">
              <w:t xml:space="preserve">            type: "success",</w:t>
            </w:r>
          </w:p>
          <w:p w14:paraId="3423B378" w14:textId="77777777" w:rsidR="0047503A" w:rsidRPr="004047FC" w:rsidRDefault="004047FC">
            <w:r w:rsidRPr="004047FC">
              <w:t xml:space="preserve">            message: res.msg</w:t>
            </w:r>
          </w:p>
          <w:p w14:paraId="58A8C966" w14:textId="77777777" w:rsidR="0047503A" w:rsidRPr="004047FC" w:rsidRDefault="004047FC">
            <w:r w:rsidRPr="004047FC">
              <w:lastRenderedPageBreak/>
              <w:t xml:space="preserve">          })</w:t>
            </w:r>
          </w:p>
          <w:p w14:paraId="5E4340D8" w14:textId="77777777" w:rsidR="0047503A" w:rsidRPr="004047FC" w:rsidRDefault="004047FC">
            <w:r w:rsidRPr="004047FC">
              <w:t xml:space="preserve">        })</w:t>
            </w:r>
          </w:p>
          <w:p w14:paraId="551B82CC" w14:textId="77777777" w:rsidR="0047503A" w:rsidRPr="004047FC" w:rsidRDefault="004047FC">
            <w:r w:rsidRPr="004047FC">
              <w:t xml:space="preserve">      }</w:t>
            </w:r>
          </w:p>
          <w:p w14:paraId="1B75AE45" w14:textId="77777777" w:rsidR="0047503A" w:rsidRPr="004047FC" w:rsidRDefault="004047FC">
            <w:r w:rsidRPr="004047FC">
              <w:t xml:space="preserve">    }</w:t>
            </w:r>
          </w:p>
        </w:tc>
      </w:tr>
    </w:tbl>
    <w:p w14:paraId="208D2988" w14:textId="77777777" w:rsidR="0047503A" w:rsidRPr="004047FC" w:rsidRDefault="004047FC">
      <w:pPr>
        <w:ind w:firstLine="420"/>
      </w:pPr>
      <w:r w:rsidRPr="004047FC">
        <w:rPr>
          <w:rFonts w:hint="eastAsia"/>
        </w:rPr>
        <w:lastRenderedPageBreak/>
        <w:t>服务器</w:t>
      </w:r>
      <w:r w:rsidRPr="004047FC">
        <w:t>端</w:t>
      </w:r>
      <w:r w:rsidRPr="004047FC">
        <w:rPr>
          <w:rFonts w:hint="eastAsia"/>
        </w:rPr>
        <w:t>添加</w:t>
      </w:r>
      <w:r w:rsidRPr="004047FC">
        <w:t>用户具体代码如下所示。</w:t>
      </w:r>
    </w:p>
    <w:tbl>
      <w:tblPr>
        <w:tblStyle w:val="a4"/>
        <w:tblW w:w="0" w:type="auto"/>
        <w:tblLook w:val="04A0" w:firstRow="1" w:lastRow="0" w:firstColumn="1" w:lastColumn="0" w:noHBand="0" w:noVBand="1"/>
      </w:tblPr>
      <w:tblGrid>
        <w:gridCol w:w="8522"/>
      </w:tblGrid>
      <w:tr w:rsidR="0047503A" w:rsidRPr="004047FC" w14:paraId="2A220631" w14:textId="77777777">
        <w:tc>
          <w:tcPr>
            <w:tcW w:w="8522" w:type="dxa"/>
          </w:tcPr>
          <w:p w14:paraId="627F17DA" w14:textId="77777777" w:rsidR="0047503A" w:rsidRPr="004047FC" w:rsidRDefault="004047FC">
            <w:r w:rsidRPr="004047FC">
              <w:t xml:space="preserve">    @Override</w:t>
            </w:r>
          </w:p>
          <w:p w14:paraId="40C2F10B" w14:textId="77777777" w:rsidR="0047503A" w:rsidRPr="004047FC" w:rsidRDefault="004047FC">
            <w:r w:rsidRPr="004047FC">
              <w:t xml:space="preserve">    public int addUser(User user) {</w:t>
            </w:r>
          </w:p>
          <w:p w14:paraId="11A60D96" w14:textId="77777777" w:rsidR="0047503A" w:rsidRPr="004047FC" w:rsidRDefault="004047FC">
            <w:r w:rsidRPr="004047FC">
              <w:t xml:space="preserve">        List&lt;User&gt; users = userMapper.getUsers(user);</w:t>
            </w:r>
          </w:p>
          <w:p w14:paraId="2A63FE1F" w14:textId="77777777" w:rsidR="0047503A" w:rsidRPr="004047FC" w:rsidRDefault="004047FC">
            <w:r w:rsidRPr="004047FC">
              <w:t xml:space="preserve">        if (users.size() &gt; 0){</w:t>
            </w:r>
          </w:p>
          <w:p w14:paraId="5918C1CD" w14:textId="77777777" w:rsidR="0047503A" w:rsidRPr="004047FC" w:rsidRDefault="004047FC">
            <w:r w:rsidRPr="004047FC">
              <w:t xml:space="preserve">            return 0;</w:t>
            </w:r>
          </w:p>
          <w:p w14:paraId="25CFCDCF" w14:textId="77777777" w:rsidR="0047503A" w:rsidRPr="004047FC" w:rsidRDefault="004047FC">
            <w:r w:rsidRPr="004047FC">
              <w:t xml:space="preserve">        }</w:t>
            </w:r>
          </w:p>
          <w:p w14:paraId="30174D1A" w14:textId="77777777" w:rsidR="0047503A" w:rsidRPr="004047FC" w:rsidRDefault="004047FC">
            <w:r w:rsidRPr="004047FC">
              <w:t xml:space="preserve">        user.setUserPwd("123456");</w:t>
            </w:r>
          </w:p>
          <w:p w14:paraId="08F59C31" w14:textId="77777777" w:rsidR="0047503A" w:rsidRPr="004047FC" w:rsidRDefault="004047FC">
            <w:r w:rsidRPr="004047FC">
              <w:t xml:space="preserve">        return userMapper.addUser(user);</w:t>
            </w:r>
          </w:p>
          <w:p w14:paraId="5175AAB0" w14:textId="77777777" w:rsidR="0047503A" w:rsidRPr="004047FC" w:rsidRDefault="004047FC">
            <w:r w:rsidRPr="004047FC">
              <w:t xml:space="preserve">    }</w:t>
            </w:r>
          </w:p>
        </w:tc>
      </w:tr>
    </w:tbl>
    <w:p w14:paraId="765460FC" w14:textId="77777777" w:rsidR="0047503A" w:rsidRPr="004047FC" w:rsidRDefault="0047503A">
      <w:pPr>
        <w:ind w:firstLine="420"/>
      </w:pPr>
    </w:p>
    <w:p w14:paraId="1E19A5ED" w14:textId="77777777" w:rsidR="0047503A" w:rsidRPr="004047FC" w:rsidRDefault="004047FC">
      <w:pPr>
        <w:pStyle w:val="2"/>
        <w:numPr>
          <w:ilvl w:val="1"/>
          <w:numId w:val="2"/>
        </w:numPr>
      </w:pPr>
      <w:bookmarkStart w:id="98" w:name="_Toc16962"/>
      <w:r w:rsidRPr="004047FC">
        <w:rPr>
          <w:rFonts w:hint="eastAsia"/>
        </w:rPr>
        <w:t>系统测试</w:t>
      </w:r>
      <w:bookmarkEnd w:id="98"/>
    </w:p>
    <w:p w14:paraId="58FF2AAC" w14:textId="77777777" w:rsidR="0047503A" w:rsidRPr="004047FC" w:rsidRDefault="004047FC">
      <w:pPr>
        <w:ind w:firstLine="420"/>
      </w:pPr>
      <w:r w:rsidRPr="004047FC">
        <w:rPr>
          <w:rFonts w:hint="eastAsia"/>
        </w:rPr>
        <w:t>系统测试是对整个系统的测试，将硬件、软件、操作人员看作一个整体，检验它是否有不符合系统需求的地方。主要目的是尽可能多地发现已编程序中存在的错误，以及通过与系统的需求定义作比较，发现软件与系统定义不匹配或与之矛盾的地方。</w:t>
      </w:r>
    </w:p>
    <w:p w14:paraId="5014DD74" w14:textId="77777777" w:rsidR="0047503A" w:rsidRPr="004047FC" w:rsidRDefault="004047FC">
      <w:pPr>
        <w:ind w:firstLine="420"/>
      </w:pPr>
      <w:r w:rsidRPr="004047FC">
        <w:rPr>
          <w:rFonts w:hint="eastAsia"/>
        </w:rPr>
        <w:t>系统测试是将需测试的软件，作为整个基于计算机系统的一个元素，与计算机硬件、外设、某些支持软件、数据和人员等其他系统元素及环境结合在一起测试。在实际运行环境下，对计算机系统进行一系列的组装测试和确认测试。是将经过集成测试的软件，作为计算机系统的一个部分，与系统中其他部分结合起来，在实际运行环境下对计算机系统进行的一系列严格有效地测试，以发现软件潜在的问题，保证系统的正常运行。</w:t>
      </w:r>
    </w:p>
    <w:p w14:paraId="4B80843B" w14:textId="77777777" w:rsidR="0047503A" w:rsidRPr="004047FC" w:rsidRDefault="004047FC">
      <w:pPr>
        <w:pStyle w:val="3"/>
        <w:numPr>
          <w:ilvl w:val="2"/>
          <w:numId w:val="2"/>
        </w:numPr>
      </w:pPr>
      <w:bookmarkStart w:id="99" w:name="_Toc24259"/>
      <w:r w:rsidRPr="004047FC">
        <w:rPr>
          <w:rFonts w:hint="eastAsia"/>
        </w:rPr>
        <w:t>测试环境</w:t>
      </w:r>
      <w:bookmarkEnd w:id="99"/>
    </w:p>
    <w:p w14:paraId="1C5DA427" w14:textId="77777777" w:rsidR="0047503A" w:rsidRPr="004047FC" w:rsidRDefault="004047FC">
      <w:pPr>
        <w:ind w:firstLine="420"/>
      </w:pPr>
      <w:r w:rsidRPr="004047FC">
        <w:rPr>
          <w:rFonts w:hint="eastAsia"/>
        </w:rPr>
        <w:t>本文应急演练辅助教学系统在设计与实现完成之后，综合考虑了高校内部网络环境，在服务器端使用了一台服务器对本文系统进行了部署和测试，其中分别部署了</w:t>
      </w:r>
      <w:r w:rsidRPr="004047FC">
        <w:rPr>
          <w:rFonts w:hint="eastAsia"/>
        </w:rPr>
        <w:t>Nginx</w:t>
      </w:r>
      <w:r w:rsidRPr="004047FC">
        <w:rPr>
          <w:rFonts w:hint="eastAsia"/>
        </w:rPr>
        <w:t>流媒体服务、数据库服务和应用服务。在移动端使用了一台</w:t>
      </w:r>
      <w:r w:rsidRPr="004047FC">
        <w:rPr>
          <w:rFonts w:hint="eastAsia"/>
        </w:rPr>
        <w:t>Android</w:t>
      </w:r>
      <w:r w:rsidRPr="004047FC">
        <w:rPr>
          <w:rFonts w:hint="eastAsia"/>
        </w:rPr>
        <w:t>手机对本文移动端系统进行部署，相关配置如表</w:t>
      </w:r>
      <w:r w:rsidRPr="004047FC">
        <w:rPr>
          <w:rFonts w:hint="eastAsia"/>
        </w:rPr>
        <w:t>5-12</w:t>
      </w:r>
      <w:r w:rsidRPr="004047FC">
        <w:rPr>
          <w:rFonts w:hint="eastAsia"/>
        </w:rPr>
        <w:t>所示。</w:t>
      </w:r>
    </w:p>
    <w:p w14:paraId="4F6F220A" w14:textId="77777777" w:rsidR="0047503A" w:rsidRPr="004047FC" w:rsidRDefault="004047FC">
      <w:pPr>
        <w:ind w:firstLine="420"/>
        <w:jc w:val="center"/>
      </w:pPr>
      <w:r w:rsidRPr="004047FC">
        <w:rPr>
          <w:rFonts w:hint="eastAsia"/>
        </w:rPr>
        <w:t>表</w:t>
      </w:r>
      <w:r w:rsidRPr="004047FC">
        <w:rPr>
          <w:rFonts w:hint="eastAsia"/>
        </w:rPr>
        <w:t xml:space="preserve">5-12 </w:t>
      </w:r>
      <w:r w:rsidRPr="004047FC">
        <w:rPr>
          <w:rFonts w:hint="eastAsia"/>
        </w:rPr>
        <w:t>设备环境表</w:t>
      </w:r>
    </w:p>
    <w:tbl>
      <w:tblPr>
        <w:tblStyle w:val="a4"/>
        <w:tblW w:w="0" w:type="auto"/>
        <w:tblLook w:val="04A0" w:firstRow="1" w:lastRow="0" w:firstColumn="1" w:lastColumn="0" w:noHBand="0" w:noVBand="1"/>
      </w:tblPr>
      <w:tblGrid>
        <w:gridCol w:w="2840"/>
        <w:gridCol w:w="3006"/>
        <w:gridCol w:w="2676"/>
      </w:tblGrid>
      <w:tr w:rsidR="0047503A" w:rsidRPr="004047FC" w14:paraId="43065315" w14:textId="77777777">
        <w:tc>
          <w:tcPr>
            <w:tcW w:w="2840" w:type="dxa"/>
          </w:tcPr>
          <w:p w14:paraId="7579CA79" w14:textId="77777777" w:rsidR="0047503A" w:rsidRPr="004047FC" w:rsidRDefault="004047FC">
            <w:r w:rsidRPr="004047FC">
              <w:rPr>
                <w:rFonts w:hint="eastAsia"/>
              </w:rPr>
              <w:t>设备名称</w:t>
            </w:r>
          </w:p>
        </w:tc>
        <w:tc>
          <w:tcPr>
            <w:tcW w:w="3006" w:type="dxa"/>
          </w:tcPr>
          <w:p w14:paraId="5C5972ED" w14:textId="77777777" w:rsidR="0047503A" w:rsidRPr="004047FC" w:rsidRDefault="004047FC">
            <w:r w:rsidRPr="004047FC">
              <w:rPr>
                <w:rFonts w:hint="eastAsia"/>
              </w:rPr>
              <w:t>硬件环境</w:t>
            </w:r>
          </w:p>
        </w:tc>
        <w:tc>
          <w:tcPr>
            <w:tcW w:w="2676" w:type="dxa"/>
          </w:tcPr>
          <w:p w14:paraId="6E9AC862" w14:textId="77777777" w:rsidR="0047503A" w:rsidRPr="004047FC" w:rsidRDefault="004047FC">
            <w:r w:rsidRPr="004047FC">
              <w:rPr>
                <w:rFonts w:hint="eastAsia"/>
              </w:rPr>
              <w:t>软件环境</w:t>
            </w:r>
          </w:p>
        </w:tc>
      </w:tr>
      <w:tr w:rsidR="0047503A" w:rsidRPr="004047FC" w14:paraId="5AB3B1B5" w14:textId="77777777">
        <w:tc>
          <w:tcPr>
            <w:tcW w:w="2840" w:type="dxa"/>
          </w:tcPr>
          <w:p w14:paraId="64AE33A7" w14:textId="77777777" w:rsidR="0047503A" w:rsidRPr="004047FC" w:rsidRDefault="004047FC">
            <w:r w:rsidRPr="004047FC">
              <w:rPr>
                <w:rFonts w:hint="eastAsia"/>
              </w:rPr>
              <w:t>服务器</w:t>
            </w:r>
          </w:p>
        </w:tc>
        <w:tc>
          <w:tcPr>
            <w:tcW w:w="3006" w:type="dxa"/>
          </w:tcPr>
          <w:p w14:paraId="0A008482" w14:textId="77777777" w:rsidR="0047503A" w:rsidRPr="004047FC" w:rsidRDefault="004047FC">
            <w:r w:rsidRPr="004047FC">
              <w:rPr>
                <w:rFonts w:hint="eastAsia"/>
              </w:rPr>
              <w:t>CPU:</w:t>
            </w:r>
            <w:r w:rsidRPr="004047FC">
              <w:t xml:space="preserve"> Intel(R) Xeon(R) X3400 2.40GHz</w:t>
            </w:r>
          </w:p>
          <w:p w14:paraId="50E825D9" w14:textId="77777777" w:rsidR="0047503A" w:rsidRPr="004047FC" w:rsidRDefault="004047FC">
            <w:r w:rsidRPr="004047FC">
              <w:rPr>
                <w:rFonts w:hint="eastAsia"/>
              </w:rPr>
              <w:t>内存</w:t>
            </w:r>
            <w:r w:rsidRPr="004047FC">
              <w:t>:1T</w:t>
            </w:r>
          </w:p>
          <w:p w14:paraId="7500DFA1" w14:textId="77777777" w:rsidR="0047503A" w:rsidRPr="004047FC" w:rsidRDefault="004047FC">
            <w:r w:rsidRPr="004047FC">
              <w:rPr>
                <w:rFonts w:hint="eastAsia"/>
              </w:rPr>
              <w:t>运行内存</w:t>
            </w:r>
            <w:r w:rsidRPr="004047FC">
              <w:rPr>
                <w:rFonts w:hint="eastAsia"/>
              </w:rPr>
              <w:t>:</w:t>
            </w:r>
            <w:r w:rsidRPr="004047FC">
              <w:t>8GB</w:t>
            </w:r>
          </w:p>
        </w:tc>
        <w:tc>
          <w:tcPr>
            <w:tcW w:w="2676" w:type="dxa"/>
          </w:tcPr>
          <w:p w14:paraId="3D900F9C" w14:textId="77777777" w:rsidR="0047503A" w:rsidRPr="004047FC" w:rsidRDefault="004047FC">
            <w:r w:rsidRPr="004047FC">
              <w:rPr>
                <w:rFonts w:hint="eastAsia"/>
              </w:rPr>
              <w:t>Windows 10</w:t>
            </w:r>
          </w:p>
        </w:tc>
      </w:tr>
      <w:tr w:rsidR="0047503A" w:rsidRPr="004047FC" w14:paraId="5E093A0D" w14:textId="77777777">
        <w:tc>
          <w:tcPr>
            <w:tcW w:w="2840" w:type="dxa"/>
          </w:tcPr>
          <w:p w14:paraId="3AB54505" w14:textId="77777777" w:rsidR="0047503A" w:rsidRPr="004047FC" w:rsidRDefault="004047FC">
            <w:r w:rsidRPr="004047FC">
              <w:rPr>
                <w:rFonts w:hint="eastAsia"/>
              </w:rPr>
              <w:t>移动端</w:t>
            </w:r>
          </w:p>
        </w:tc>
        <w:tc>
          <w:tcPr>
            <w:tcW w:w="3006" w:type="dxa"/>
          </w:tcPr>
          <w:p w14:paraId="5725A99B" w14:textId="77777777" w:rsidR="0047503A" w:rsidRPr="004047FC" w:rsidRDefault="004047FC">
            <w:r w:rsidRPr="004047FC">
              <w:rPr>
                <w:rFonts w:hint="eastAsia"/>
              </w:rPr>
              <w:t>手机版本</w:t>
            </w:r>
            <w:r w:rsidRPr="004047FC">
              <w:rPr>
                <w:rFonts w:hint="eastAsia"/>
              </w:rPr>
              <w:t xml:space="preserve">:Redmi Note 8 Pro </w:t>
            </w:r>
          </w:p>
          <w:p w14:paraId="5AE88283" w14:textId="77777777" w:rsidR="0047503A" w:rsidRPr="004047FC" w:rsidRDefault="004047FC">
            <w:r w:rsidRPr="004047FC">
              <w:rPr>
                <w:rFonts w:hint="eastAsia"/>
              </w:rPr>
              <w:t>内存</w:t>
            </w:r>
            <w:r w:rsidRPr="004047FC">
              <w:rPr>
                <w:rFonts w:hint="eastAsia"/>
              </w:rPr>
              <w:t>:128GB</w:t>
            </w:r>
          </w:p>
          <w:p w14:paraId="24E3C850" w14:textId="77777777" w:rsidR="0047503A" w:rsidRPr="004047FC" w:rsidRDefault="004047FC">
            <w:r w:rsidRPr="004047FC">
              <w:rPr>
                <w:rFonts w:hint="eastAsia"/>
              </w:rPr>
              <w:t>运行内存</w:t>
            </w:r>
            <w:r w:rsidRPr="004047FC">
              <w:rPr>
                <w:rFonts w:hint="eastAsia"/>
              </w:rPr>
              <w:t>:6GB</w:t>
            </w:r>
          </w:p>
          <w:p w14:paraId="51886E0B" w14:textId="77777777" w:rsidR="0047503A" w:rsidRPr="004047FC" w:rsidRDefault="004047FC">
            <w:pPr>
              <w:jc w:val="left"/>
            </w:pPr>
            <w:r w:rsidRPr="004047FC">
              <w:rPr>
                <w:rFonts w:hint="eastAsia"/>
              </w:rPr>
              <w:t>CPU:</w:t>
            </w:r>
            <w:r w:rsidRPr="004047FC">
              <w:rPr>
                <w:rFonts w:hint="eastAsia"/>
              </w:rPr>
              <w:t>处理器</w:t>
            </w:r>
            <w:r w:rsidRPr="004047FC">
              <w:rPr>
                <w:rFonts w:hint="eastAsia"/>
              </w:rPr>
              <w:t>Helio G90T 8</w:t>
            </w:r>
            <w:r w:rsidRPr="004047FC">
              <w:rPr>
                <w:rFonts w:hint="eastAsia"/>
              </w:rPr>
              <w:t>核</w:t>
            </w:r>
            <w:r w:rsidRPr="004047FC">
              <w:rPr>
                <w:rFonts w:hint="eastAsia"/>
              </w:rPr>
              <w:lastRenderedPageBreak/>
              <w:t>2.05GHZ</w:t>
            </w:r>
          </w:p>
          <w:p w14:paraId="79F272AF" w14:textId="77777777" w:rsidR="0047503A" w:rsidRPr="004047FC" w:rsidRDefault="004047FC">
            <w:r w:rsidRPr="004047FC">
              <w:rPr>
                <w:rFonts w:hint="eastAsia"/>
              </w:rPr>
              <w:t>分辨率</w:t>
            </w:r>
            <w:r w:rsidRPr="004047FC">
              <w:rPr>
                <w:rFonts w:hint="eastAsia"/>
              </w:rPr>
              <w:t xml:space="preserve">:2340*1080  </w:t>
            </w:r>
          </w:p>
          <w:p w14:paraId="6526A9D8" w14:textId="77777777" w:rsidR="0047503A" w:rsidRPr="004047FC" w:rsidRDefault="004047FC">
            <w:r w:rsidRPr="004047FC">
              <w:rPr>
                <w:rFonts w:hint="eastAsia"/>
              </w:rPr>
              <w:t>屏幕尺寸</w:t>
            </w:r>
            <w:r w:rsidRPr="004047FC">
              <w:rPr>
                <w:rFonts w:hint="eastAsia"/>
              </w:rPr>
              <w:t>:6.53</w:t>
            </w:r>
            <w:r w:rsidRPr="004047FC">
              <w:rPr>
                <w:rFonts w:hint="eastAsia"/>
              </w:rPr>
              <w:t>英寸</w:t>
            </w:r>
            <w:r w:rsidRPr="004047FC">
              <w:rPr>
                <w:rFonts w:hint="eastAsia"/>
              </w:rPr>
              <w:t xml:space="preserve"> </w:t>
            </w:r>
          </w:p>
        </w:tc>
        <w:tc>
          <w:tcPr>
            <w:tcW w:w="2676" w:type="dxa"/>
          </w:tcPr>
          <w:p w14:paraId="174EB07E" w14:textId="77777777" w:rsidR="0047503A" w:rsidRPr="004047FC" w:rsidRDefault="004047FC">
            <w:r w:rsidRPr="004047FC">
              <w:rPr>
                <w:rFonts w:hint="eastAsia"/>
              </w:rPr>
              <w:lastRenderedPageBreak/>
              <w:t xml:space="preserve">Android </w:t>
            </w:r>
            <w:r w:rsidRPr="004047FC">
              <w:rPr>
                <w:rFonts w:hint="eastAsia"/>
              </w:rPr>
              <w:t>版本</w:t>
            </w:r>
            <w:r w:rsidRPr="004047FC">
              <w:rPr>
                <w:rFonts w:hint="eastAsia"/>
              </w:rPr>
              <w:t>:10</w:t>
            </w:r>
          </w:p>
          <w:p w14:paraId="40D59044" w14:textId="77777777" w:rsidR="0047503A" w:rsidRPr="004047FC" w:rsidRDefault="004047FC">
            <w:r w:rsidRPr="004047FC">
              <w:rPr>
                <w:rFonts w:hint="eastAsia"/>
              </w:rPr>
              <w:t>MIUI</w:t>
            </w:r>
            <w:r w:rsidRPr="004047FC">
              <w:rPr>
                <w:rFonts w:hint="eastAsia"/>
              </w:rPr>
              <w:t>版本</w:t>
            </w:r>
            <w:r w:rsidRPr="004047FC">
              <w:rPr>
                <w:rFonts w:hint="eastAsia"/>
              </w:rPr>
              <w:t>:12.0.5</w:t>
            </w:r>
          </w:p>
          <w:p w14:paraId="5C0C46E9" w14:textId="77777777" w:rsidR="0047503A" w:rsidRPr="004047FC" w:rsidRDefault="0047503A"/>
        </w:tc>
      </w:tr>
      <w:tr w:rsidR="0047503A" w:rsidRPr="004047FC" w14:paraId="6D5985F4" w14:textId="77777777">
        <w:tc>
          <w:tcPr>
            <w:tcW w:w="2840" w:type="dxa"/>
          </w:tcPr>
          <w:p w14:paraId="2304E3A9" w14:textId="77777777" w:rsidR="0047503A" w:rsidRPr="004047FC" w:rsidRDefault="004047FC">
            <w:r w:rsidRPr="004047FC">
              <w:rPr>
                <w:rFonts w:hint="eastAsia"/>
              </w:rPr>
              <w:lastRenderedPageBreak/>
              <w:t>客户端</w:t>
            </w:r>
          </w:p>
        </w:tc>
        <w:tc>
          <w:tcPr>
            <w:tcW w:w="3006" w:type="dxa"/>
          </w:tcPr>
          <w:p w14:paraId="0D9E8332" w14:textId="77777777" w:rsidR="0047503A" w:rsidRPr="004047FC" w:rsidRDefault="004047FC">
            <w:r w:rsidRPr="004047FC">
              <w:rPr>
                <w:rFonts w:hint="eastAsia"/>
              </w:rPr>
              <w:t>CPU:</w:t>
            </w:r>
            <w:r w:rsidRPr="004047FC">
              <w:t xml:space="preserve"> Intel(R) Xeon(R) E5-2650 v2 2.60GHz</w:t>
            </w:r>
          </w:p>
          <w:p w14:paraId="151BBC81" w14:textId="77777777" w:rsidR="0047503A" w:rsidRPr="004047FC" w:rsidRDefault="004047FC">
            <w:r w:rsidRPr="004047FC">
              <w:rPr>
                <w:rFonts w:hint="eastAsia"/>
              </w:rPr>
              <w:t>内存</w:t>
            </w:r>
            <w:r w:rsidRPr="004047FC">
              <w:t>:3.5T</w:t>
            </w:r>
          </w:p>
          <w:p w14:paraId="641B6233" w14:textId="77777777" w:rsidR="0047503A" w:rsidRPr="004047FC" w:rsidRDefault="004047FC">
            <w:r w:rsidRPr="004047FC">
              <w:rPr>
                <w:rFonts w:hint="eastAsia"/>
              </w:rPr>
              <w:t>运行内存</w:t>
            </w:r>
            <w:r w:rsidRPr="004047FC">
              <w:rPr>
                <w:rFonts w:hint="eastAsia"/>
              </w:rPr>
              <w:t>:32GB</w:t>
            </w:r>
          </w:p>
        </w:tc>
        <w:tc>
          <w:tcPr>
            <w:tcW w:w="2676" w:type="dxa"/>
          </w:tcPr>
          <w:p w14:paraId="0993275B" w14:textId="77777777" w:rsidR="0047503A" w:rsidRPr="004047FC" w:rsidRDefault="004047FC">
            <w:r w:rsidRPr="004047FC">
              <w:rPr>
                <w:rFonts w:hint="eastAsia"/>
              </w:rPr>
              <w:t>Windows 7</w:t>
            </w:r>
          </w:p>
        </w:tc>
      </w:tr>
    </w:tbl>
    <w:p w14:paraId="1E74CED0" w14:textId="77777777" w:rsidR="0047503A" w:rsidRPr="004047FC" w:rsidRDefault="0047503A">
      <w:pPr>
        <w:ind w:firstLine="420"/>
      </w:pPr>
    </w:p>
    <w:p w14:paraId="022ECE12" w14:textId="77777777" w:rsidR="0047503A" w:rsidRPr="004047FC" w:rsidRDefault="004047FC">
      <w:pPr>
        <w:pStyle w:val="3"/>
        <w:numPr>
          <w:ilvl w:val="2"/>
          <w:numId w:val="2"/>
        </w:numPr>
      </w:pPr>
      <w:bookmarkStart w:id="100" w:name="_Toc18759"/>
      <w:r w:rsidRPr="004047FC">
        <w:rPr>
          <w:rFonts w:hint="eastAsia"/>
        </w:rPr>
        <w:t>测试方案</w:t>
      </w:r>
      <w:bookmarkEnd w:id="100"/>
    </w:p>
    <w:p w14:paraId="58A4271C" w14:textId="77777777" w:rsidR="0047503A" w:rsidRPr="004047FC" w:rsidRDefault="004047FC">
      <w:pPr>
        <w:ind w:firstLine="420"/>
      </w:pPr>
      <w:r w:rsidRPr="004047FC">
        <w:t>黑盒测试也称功能测试或数据驱动测试，它是在已知产品所应具有的功能，通过测试来检验每个功能都是否能够正常使用。</w:t>
      </w:r>
    </w:p>
    <w:p w14:paraId="2C7D3B36" w14:textId="77777777" w:rsidR="0047503A" w:rsidRPr="004047FC" w:rsidRDefault="004047FC">
      <w:pPr>
        <w:ind w:firstLine="420"/>
      </w:pPr>
      <w:r w:rsidRPr="004047FC">
        <w:t>在测试时，把程序看作一个不能打开的黑盒子，在完全不考虑程序内部结构和内部特性的情况下，测试人员进行直接测试，检查系统功能是否按照需求规格说明书的规定正常使用、是否能适当的接收输入数据而输出正确的结果等，检查相应的文档是否采用了正确的模板、是否满足规范需求。</w:t>
      </w:r>
    </w:p>
    <w:p w14:paraId="5B554F85" w14:textId="77777777" w:rsidR="0047503A" w:rsidRPr="004047FC" w:rsidRDefault="004047FC">
      <w:pPr>
        <w:ind w:firstLine="420"/>
      </w:pPr>
      <w:r w:rsidRPr="004047FC">
        <w:rPr>
          <w:rFonts w:hint="eastAsia"/>
        </w:rPr>
        <w:t>本文所设计与实现的应急演练辅助教学系统，在进行系统测试时，拟采用黑盒测试方案，对系统的功能进行详细的测试。在系统测试过程中，依据系统需求说明书，对本文应急演练辅助教学系统进行功能测试，验证功能是否正常，以及是否安全执行，及时发现系统的缺点和漏洞，进行修改和更正。</w:t>
      </w:r>
    </w:p>
    <w:p w14:paraId="72D89767" w14:textId="77777777" w:rsidR="0047503A" w:rsidRPr="004047FC" w:rsidRDefault="004047FC">
      <w:pPr>
        <w:pStyle w:val="3"/>
        <w:numPr>
          <w:ilvl w:val="2"/>
          <w:numId w:val="2"/>
        </w:numPr>
      </w:pPr>
      <w:bookmarkStart w:id="101" w:name="_Toc22355"/>
      <w:r w:rsidRPr="004047FC">
        <w:rPr>
          <w:rFonts w:hint="eastAsia"/>
        </w:rPr>
        <w:t>测试报告</w:t>
      </w:r>
      <w:bookmarkEnd w:id="101"/>
    </w:p>
    <w:p w14:paraId="7A352E72" w14:textId="77777777" w:rsidR="0047503A" w:rsidRPr="004047FC" w:rsidRDefault="004047FC">
      <w:pPr>
        <w:ind w:firstLine="420"/>
      </w:pPr>
      <w:r w:rsidRPr="004047FC">
        <w:rPr>
          <w:rFonts w:hint="eastAsia"/>
        </w:rPr>
        <w:t>本文所设计与实现的应急演练辅助教学系统，依据系统需求说明，对系统的</w:t>
      </w:r>
      <w:r w:rsidRPr="004047FC">
        <w:rPr>
          <w:rFonts w:hint="eastAsia"/>
        </w:rPr>
        <w:t>Web</w:t>
      </w:r>
      <w:r w:rsidRPr="004047FC">
        <w:rPr>
          <w:rFonts w:hint="eastAsia"/>
        </w:rPr>
        <w:t>前端和移动端分别进行了测试，包括界面测试和功能测试，以保证此系统能够符合系统需求，各个功能安全正常的运行。</w:t>
      </w:r>
    </w:p>
    <w:p w14:paraId="6543B822" w14:textId="77777777" w:rsidR="0047503A" w:rsidRPr="004047FC" w:rsidRDefault="004047FC">
      <w:pPr>
        <w:ind w:firstLine="420"/>
      </w:pPr>
      <w:r w:rsidRPr="004047FC">
        <w:rPr>
          <w:rFonts w:hint="eastAsia"/>
        </w:rPr>
        <w:t>由于本系统涉及的功能模块较多，本文篇幅有限，下面只列举出本系统核心功能测试报告，如表</w:t>
      </w:r>
      <w:r w:rsidRPr="004047FC">
        <w:rPr>
          <w:rFonts w:hint="eastAsia"/>
        </w:rPr>
        <w:t>5-13</w:t>
      </w:r>
      <w:r w:rsidRPr="004047FC">
        <w:rPr>
          <w:rFonts w:hint="eastAsia"/>
        </w:rPr>
        <w:t>所示。</w:t>
      </w:r>
    </w:p>
    <w:p w14:paraId="71FBDFC4" w14:textId="77777777" w:rsidR="0047503A" w:rsidRPr="004047FC" w:rsidRDefault="004047FC">
      <w:pPr>
        <w:ind w:firstLine="420"/>
        <w:jc w:val="center"/>
      </w:pPr>
      <w:r w:rsidRPr="004047FC">
        <w:rPr>
          <w:rFonts w:hint="eastAsia"/>
        </w:rPr>
        <w:t>表</w:t>
      </w:r>
      <w:r w:rsidRPr="004047FC">
        <w:rPr>
          <w:rFonts w:hint="eastAsia"/>
        </w:rPr>
        <w:t xml:space="preserve">5-13 </w:t>
      </w:r>
      <w:r w:rsidRPr="004047FC">
        <w:rPr>
          <w:rFonts w:hint="eastAsia"/>
        </w:rPr>
        <w:t>系统功能测试表</w:t>
      </w:r>
    </w:p>
    <w:tbl>
      <w:tblPr>
        <w:tblStyle w:val="a4"/>
        <w:tblW w:w="0" w:type="auto"/>
        <w:tblLook w:val="04A0" w:firstRow="1" w:lastRow="0" w:firstColumn="1" w:lastColumn="0" w:noHBand="0" w:noVBand="1"/>
      </w:tblPr>
      <w:tblGrid>
        <w:gridCol w:w="1704"/>
        <w:gridCol w:w="1704"/>
        <w:gridCol w:w="1704"/>
        <w:gridCol w:w="1705"/>
        <w:gridCol w:w="1705"/>
      </w:tblGrid>
      <w:tr w:rsidR="0047503A" w:rsidRPr="004047FC" w14:paraId="7DC3521F" w14:textId="77777777">
        <w:tc>
          <w:tcPr>
            <w:tcW w:w="1704" w:type="dxa"/>
          </w:tcPr>
          <w:p w14:paraId="66C4663A" w14:textId="77777777" w:rsidR="0047503A" w:rsidRPr="004047FC" w:rsidRDefault="004047FC">
            <w:r w:rsidRPr="004047FC">
              <w:rPr>
                <w:rFonts w:hint="eastAsia"/>
              </w:rPr>
              <w:t>测试项目</w:t>
            </w:r>
          </w:p>
        </w:tc>
        <w:tc>
          <w:tcPr>
            <w:tcW w:w="1704" w:type="dxa"/>
          </w:tcPr>
          <w:p w14:paraId="17929B03" w14:textId="77777777" w:rsidR="0047503A" w:rsidRPr="004047FC" w:rsidRDefault="004047FC">
            <w:r w:rsidRPr="004047FC">
              <w:rPr>
                <w:rFonts w:hint="eastAsia"/>
              </w:rPr>
              <w:t>测试目的</w:t>
            </w:r>
          </w:p>
        </w:tc>
        <w:tc>
          <w:tcPr>
            <w:tcW w:w="1704" w:type="dxa"/>
          </w:tcPr>
          <w:p w14:paraId="6E5170B1" w14:textId="77777777" w:rsidR="0047503A" w:rsidRPr="004047FC" w:rsidRDefault="004047FC">
            <w:r w:rsidRPr="004047FC">
              <w:rPr>
                <w:rFonts w:hint="eastAsia"/>
              </w:rPr>
              <w:t>测试方法</w:t>
            </w:r>
          </w:p>
        </w:tc>
        <w:tc>
          <w:tcPr>
            <w:tcW w:w="1705" w:type="dxa"/>
          </w:tcPr>
          <w:p w14:paraId="455D35C1" w14:textId="77777777" w:rsidR="0047503A" w:rsidRPr="004047FC" w:rsidRDefault="004047FC">
            <w:r w:rsidRPr="004047FC">
              <w:rPr>
                <w:rFonts w:hint="eastAsia"/>
              </w:rPr>
              <w:t>测试结果</w:t>
            </w:r>
          </w:p>
        </w:tc>
        <w:tc>
          <w:tcPr>
            <w:tcW w:w="1705" w:type="dxa"/>
          </w:tcPr>
          <w:p w14:paraId="23E405E8" w14:textId="77777777" w:rsidR="0047503A" w:rsidRPr="004047FC" w:rsidRDefault="004047FC">
            <w:r w:rsidRPr="004047FC">
              <w:rPr>
                <w:rFonts w:hint="eastAsia"/>
              </w:rPr>
              <w:t>改进意见</w:t>
            </w:r>
          </w:p>
        </w:tc>
      </w:tr>
      <w:tr w:rsidR="0047503A" w:rsidRPr="004047FC" w14:paraId="238F6DDE" w14:textId="77777777">
        <w:tc>
          <w:tcPr>
            <w:tcW w:w="1704" w:type="dxa"/>
          </w:tcPr>
          <w:p w14:paraId="49325BFC" w14:textId="77777777" w:rsidR="0047503A" w:rsidRPr="004047FC" w:rsidRDefault="004047FC">
            <w:r w:rsidRPr="004047FC">
              <w:rPr>
                <w:rFonts w:hint="eastAsia"/>
              </w:rPr>
              <w:t>用户登录</w:t>
            </w:r>
          </w:p>
        </w:tc>
        <w:tc>
          <w:tcPr>
            <w:tcW w:w="1704" w:type="dxa"/>
          </w:tcPr>
          <w:p w14:paraId="2BFF9B9A" w14:textId="77777777" w:rsidR="0047503A" w:rsidRPr="004047FC" w:rsidRDefault="004047FC">
            <w:r w:rsidRPr="004047FC">
              <w:rPr>
                <w:rFonts w:hint="eastAsia"/>
              </w:rPr>
              <w:t>用户合法登录</w:t>
            </w:r>
          </w:p>
        </w:tc>
        <w:tc>
          <w:tcPr>
            <w:tcW w:w="1704" w:type="dxa"/>
          </w:tcPr>
          <w:p w14:paraId="0801409C" w14:textId="77777777" w:rsidR="0047503A" w:rsidRPr="004047FC" w:rsidRDefault="004047FC">
            <w:r w:rsidRPr="004047FC">
              <w:rPr>
                <w:rFonts w:hint="eastAsia"/>
              </w:rPr>
              <w:t>使用正确的用户名和密码以及使用错误的用户名和密码分别进行登录，尝试</w:t>
            </w:r>
            <w:r w:rsidRPr="004047FC">
              <w:rPr>
                <w:rFonts w:hint="eastAsia"/>
              </w:rPr>
              <w:t>SQL</w:t>
            </w:r>
            <w:r w:rsidRPr="004047FC">
              <w:rPr>
                <w:rFonts w:hint="eastAsia"/>
              </w:rPr>
              <w:t>注入</w:t>
            </w:r>
          </w:p>
        </w:tc>
        <w:tc>
          <w:tcPr>
            <w:tcW w:w="1705" w:type="dxa"/>
          </w:tcPr>
          <w:p w14:paraId="33185619" w14:textId="77777777" w:rsidR="0047503A" w:rsidRPr="004047FC" w:rsidRDefault="004047FC">
            <w:r w:rsidRPr="004047FC">
              <w:rPr>
                <w:rFonts w:hint="eastAsia"/>
              </w:rPr>
              <w:t>正确的用户名和密码可正常登录系统，错误的用户名和密码无法成功登录，尝试</w:t>
            </w:r>
            <w:r w:rsidRPr="004047FC">
              <w:rPr>
                <w:rFonts w:hint="eastAsia"/>
              </w:rPr>
              <w:t>SQL</w:t>
            </w:r>
            <w:r w:rsidRPr="004047FC">
              <w:rPr>
                <w:rFonts w:hint="eastAsia"/>
              </w:rPr>
              <w:t>注入失败</w:t>
            </w:r>
          </w:p>
        </w:tc>
        <w:tc>
          <w:tcPr>
            <w:tcW w:w="1705" w:type="dxa"/>
          </w:tcPr>
          <w:p w14:paraId="47ABC41D" w14:textId="77777777" w:rsidR="0047503A" w:rsidRPr="004047FC" w:rsidRDefault="004047FC">
            <w:r w:rsidRPr="004047FC">
              <w:rPr>
                <w:rFonts w:hint="eastAsia"/>
              </w:rPr>
              <w:t>无改进意见</w:t>
            </w:r>
          </w:p>
        </w:tc>
      </w:tr>
      <w:tr w:rsidR="0047503A" w:rsidRPr="004047FC" w14:paraId="6BFD1737" w14:textId="77777777">
        <w:tc>
          <w:tcPr>
            <w:tcW w:w="1704" w:type="dxa"/>
          </w:tcPr>
          <w:p w14:paraId="5076B59D" w14:textId="77777777" w:rsidR="0047503A" w:rsidRPr="004047FC" w:rsidRDefault="004047FC">
            <w:r w:rsidRPr="004047FC">
              <w:rPr>
                <w:rFonts w:hint="eastAsia"/>
              </w:rPr>
              <w:t>新增应急演练</w:t>
            </w:r>
          </w:p>
        </w:tc>
        <w:tc>
          <w:tcPr>
            <w:tcW w:w="1704" w:type="dxa"/>
          </w:tcPr>
          <w:p w14:paraId="75222B50" w14:textId="77777777" w:rsidR="0047503A" w:rsidRPr="004047FC" w:rsidRDefault="004047FC">
            <w:r w:rsidRPr="004047FC">
              <w:rPr>
                <w:rFonts w:hint="eastAsia"/>
              </w:rPr>
              <w:t>验证应急演练配置的流程</w:t>
            </w:r>
          </w:p>
        </w:tc>
        <w:tc>
          <w:tcPr>
            <w:tcW w:w="1704" w:type="dxa"/>
          </w:tcPr>
          <w:p w14:paraId="3AE48FC1" w14:textId="77777777" w:rsidR="0047503A" w:rsidRPr="004047FC" w:rsidRDefault="004047FC">
            <w:r w:rsidRPr="004047FC">
              <w:rPr>
                <w:rFonts w:hint="eastAsia"/>
              </w:rPr>
              <w:t>管理员用户通过弹出框输入演练名称、开始时间和结束时间</w:t>
            </w:r>
          </w:p>
        </w:tc>
        <w:tc>
          <w:tcPr>
            <w:tcW w:w="1705" w:type="dxa"/>
          </w:tcPr>
          <w:p w14:paraId="6D6BA3F8" w14:textId="77777777" w:rsidR="0047503A" w:rsidRPr="004047FC" w:rsidRDefault="004047FC">
            <w:r w:rsidRPr="004047FC">
              <w:rPr>
                <w:rFonts w:hint="eastAsia"/>
              </w:rPr>
              <w:t>对应急演练名称的限制只有长度限制，无其他限制</w:t>
            </w:r>
          </w:p>
        </w:tc>
        <w:tc>
          <w:tcPr>
            <w:tcW w:w="1705" w:type="dxa"/>
          </w:tcPr>
          <w:p w14:paraId="557E5E86" w14:textId="77777777" w:rsidR="0047503A" w:rsidRPr="004047FC" w:rsidRDefault="004047FC">
            <w:r w:rsidRPr="004047FC">
              <w:rPr>
                <w:rFonts w:hint="eastAsia"/>
              </w:rPr>
              <w:t>应急演练名称应该限制特殊字符</w:t>
            </w:r>
          </w:p>
        </w:tc>
      </w:tr>
      <w:tr w:rsidR="0047503A" w:rsidRPr="004047FC" w14:paraId="597BCD88" w14:textId="77777777">
        <w:tc>
          <w:tcPr>
            <w:tcW w:w="1704" w:type="dxa"/>
          </w:tcPr>
          <w:p w14:paraId="67707F55" w14:textId="77777777" w:rsidR="0047503A" w:rsidRPr="004047FC" w:rsidRDefault="004047FC">
            <w:r w:rsidRPr="004047FC">
              <w:rPr>
                <w:rFonts w:hint="eastAsia"/>
              </w:rPr>
              <w:t>应急演练直播</w:t>
            </w:r>
          </w:p>
        </w:tc>
        <w:tc>
          <w:tcPr>
            <w:tcW w:w="1704" w:type="dxa"/>
          </w:tcPr>
          <w:p w14:paraId="61D1BE83" w14:textId="77777777" w:rsidR="0047503A" w:rsidRPr="004047FC" w:rsidRDefault="004047FC">
            <w:r w:rsidRPr="004047FC">
              <w:rPr>
                <w:rFonts w:hint="eastAsia"/>
              </w:rPr>
              <w:t>验证直播流程</w:t>
            </w:r>
          </w:p>
        </w:tc>
        <w:tc>
          <w:tcPr>
            <w:tcW w:w="1704" w:type="dxa"/>
          </w:tcPr>
          <w:p w14:paraId="4686913D" w14:textId="77777777" w:rsidR="0047503A" w:rsidRPr="004047FC" w:rsidRDefault="004047FC">
            <w:r w:rsidRPr="004047FC">
              <w:rPr>
                <w:rFonts w:hint="eastAsia"/>
              </w:rPr>
              <w:t>摄影用户选择应急演练和输入标</w:t>
            </w:r>
            <w:r w:rsidRPr="004047FC">
              <w:rPr>
                <w:rFonts w:hint="eastAsia"/>
              </w:rPr>
              <w:lastRenderedPageBreak/>
              <w:t>题进行直播，直播时尝试切换摄像头</w:t>
            </w:r>
          </w:p>
        </w:tc>
        <w:tc>
          <w:tcPr>
            <w:tcW w:w="1705" w:type="dxa"/>
          </w:tcPr>
          <w:p w14:paraId="337EAF59" w14:textId="77777777" w:rsidR="0047503A" w:rsidRPr="004047FC" w:rsidRDefault="004047FC">
            <w:r w:rsidRPr="004047FC">
              <w:rPr>
                <w:rFonts w:hint="eastAsia"/>
              </w:rPr>
              <w:lastRenderedPageBreak/>
              <w:t>应急演练直播标题输入长度没有</w:t>
            </w:r>
            <w:r w:rsidRPr="004047FC">
              <w:rPr>
                <w:rFonts w:hint="eastAsia"/>
              </w:rPr>
              <w:lastRenderedPageBreak/>
              <w:t>进行限制，输入标题过长时导致观看应急演练直播画面扭曲</w:t>
            </w:r>
          </w:p>
        </w:tc>
        <w:tc>
          <w:tcPr>
            <w:tcW w:w="1705" w:type="dxa"/>
          </w:tcPr>
          <w:p w14:paraId="1E19A92C" w14:textId="77777777" w:rsidR="0047503A" w:rsidRPr="004047FC" w:rsidRDefault="004047FC">
            <w:r w:rsidRPr="004047FC">
              <w:rPr>
                <w:rFonts w:hint="eastAsia"/>
              </w:rPr>
              <w:lastRenderedPageBreak/>
              <w:t>对应急演练直播标题进行长度限</w:t>
            </w:r>
            <w:r w:rsidRPr="004047FC">
              <w:rPr>
                <w:rFonts w:hint="eastAsia"/>
              </w:rPr>
              <w:lastRenderedPageBreak/>
              <w:t>制</w:t>
            </w:r>
          </w:p>
        </w:tc>
      </w:tr>
      <w:tr w:rsidR="0047503A" w:rsidRPr="004047FC" w14:paraId="2FC72833" w14:textId="77777777">
        <w:tc>
          <w:tcPr>
            <w:tcW w:w="1704" w:type="dxa"/>
          </w:tcPr>
          <w:p w14:paraId="7D88BE5B" w14:textId="77777777" w:rsidR="0047503A" w:rsidRPr="004047FC" w:rsidRDefault="004047FC">
            <w:r w:rsidRPr="004047FC">
              <w:rPr>
                <w:rFonts w:hint="eastAsia"/>
              </w:rPr>
              <w:lastRenderedPageBreak/>
              <w:t>应急演练录播</w:t>
            </w:r>
          </w:p>
        </w:tc>
        <w:tc>
          <w:tcPr>
            <w:tcW w:w="1704" w:type="dxa"/>
          </w:tcPr>
          <w:p w14:paraId="01FBB51B" w14:textId="77777777" w:rsidR="0047503A" w:rsidRPr="004047FC" w:rsidRDefault="004047FC">
            <w:r w:rsidRPr="004047FC">
              <w:rPr>
                <w:rFonts w:hint="eastAsia"/>
              </w:rPr>
              <w:t>验证录播功能</w:t>
            </w:r>
          </w:p>
        </w:tc>
        <w:tc>
          <w:tcPr>
            <w:tcW w:w="1704" w:type="dxa"/>
          </w:tcPr>
          <w:p w14:paraId="305F6CA8" w14:textId="77777777" w:rsidR="0047503A" w:rsidRPr="004047FC" w:rsidRDefault="004047FC">
            <w:r w:rsidRPr="004047FC">
              <w:rPr>
                <w:rFonts w:hint="eastAsia"/>
              </w:rPr>
              <w:t>管理员用户通过标题和时间筛选应急演练录播视频并播放</w:t>
            </w:r>
          </w:p>
        </w:tc>
        <w:tc>
          <w:tcPr>
            <w:tcW w:w="1705" w:type="dxa"/>
          </w:tcPr>
          <w:p w14:paraId="57D82413" w14:textId="77777777" w:rsidR="0047503A" w:rsidRPr="004047FC" w:rsidRDefault="004047FC">
            <w:r w:rsidRPr="004047FC">
              <w:rPr>
                <w:rFonts w:hint="eastAsia"/>
              </w:rPr>
              <w:t>流程符合系统需求</w:t>
            </w:r>
          </w:p>
        </w:tc>
        <w:tc>
          <w:tcPr>
            <w:tcW w:w="1705" w:type="dxa"/>
          </w:tcPr>
          <w:p w14:paraId="19ECE2D8" w14:textId="77777777" w:rsidR="0047503A" w:rsidRPr="004047FC" w:rsidRDefault="004047FC">
            <w:r w:rsidRPr="004047FC">
              <w:rPr>
                <w:rFonts w:hint="eastAsia"/>
              </w:rPr>
              <w:t>无改进意见</w:t>
            </w:r>
          </w:p>
        </w:tc>
      </w:tr>
      <w:tr w:rsidR="0047503A" w:rsidRPr="004047FC" w14:paraId="4CA76B28" w14:textId="77777777">
        <w:tc>
          <w:tcPr>
            <w:tcW w:w="1704" w:type="dxa"/>
          </w:tcPr>
          <w:p w14:paraId="065DFB0E" w14:textId="77777777" w:rsidR="0047503A" w:rsidRPr="004047FC" w:rsidRDefault="004047FC">
            <w:r w:rsidRPr="004047FC">
              <w:rPr>
                <w:rFonts w:hint="eastAsia"/>
              </w:rPr>
              <w:t>应急演练交互</w:t>
            </w:r>
          </w:p>
        </w:tc>
        <w:tc>
          <w:tcPr>
            <w:tcW w:w="1704" w:type="dxa"/>
          </w:tcPr>
          <w:p w14:paraId="5E750959" w14:textId="77777777" w:rsidR="0047503A" w:rsidRPr="004047FC" w:rsidRDefault="004047FC">
            <w:r w:rsidRPr="004047FC">
              <w:rPr>
                <w:rFonts w:hint="eastAsia"/>
              </w:rPr>
              <w:t>验证与多个直播进行文字交互</w:t>
            </w:r>
          </w:p>
        </w:tc>
        <w:tc>
          <w:tcPr>
            <w:tcW w:w="1704" w:type="dxa"/>
          </w:tcPr>
          <w:p w14:paraId="4AF47D30" w14:textId="77777777" w:rsidR="0047503A" w:rsidRPr="004047FC" w:rsidRDefault="004047FC">
            <w:r w:rsidRPr="004047FC">
              <w:rPr>
                <w:rFonts w:hint="eastAsia"/>
              </w:rPr>
              <w:t>管理员用户选择一个或多个应急演练直播窗口发送文字消息</w:t>
            </w:r>
          </w:p>
        </w:tc>
        <w:tc>
          <w:tcPr>
            <w:tcW w:w="1705" w:type="dxa"/>
          </w:tcPr>
          <w:p w14:paraId="20737CD2" w14:textId="77777777" w:rsidR="0047503A" w:rsidRPr="004047FC" w:rsidRDefault="004047FC">
            <w:r w:rsidRPr="004047FC">
              <w:rPr>
                <w:rFonts w:hint="eastAsia"/>
              </w:rPr>
              <w:t>管理员用户选择应急演练直播发送消息时，显示的为用户手机号</w:t>
            </w:r>
          </w:p>
        </w:tc>
        <w:tc>
          <w:tcPr>
            <w:tcW w:w="1705" w:type="dxa"/>
          </w:tcPr>
          <w:p w14:paraId="09884ABA" w14:textId="77777777" w:rsidR="0047503A" w:rsidRPr="004047FC" w:rsidRDefault="004047FC">
            <w:r w:rsidRPr="004047FC">
              <w:rPr>
                <w:rFonts w:hint="eastAsia"/>
              </w:rPr>
              <w:t>应该将用户手机号改为用户姓名</w:t>
            </w:r>
          </w:p>
        </w:tc>
      </w:tr>
      <w:tr w:rsidR="0047503A" w:rsidRPr="004047FC" w14:paraId="1FD301FA" w14:textId="77777777">
        <w:tc>
          <w:tcPr>
            <w:tcW w:w="1704" w:type="dxa"/>
          </w:tcPr>
          <w:p w14:paraId="4DC6B01A" w14:textId="77777777" w:rsidR="0047503A" w:rsidRPr="004047FC" w:rsidRDefault="004047FC">
            <w:r w:rsidRPr="004047FC">
              <w:rPr>
                <w:rFonts w:hint="eastAsia"/>
              </w:rPr>
              <w:t>录播同步</w:t>
            </w:r>
          </w:p>
        </w:tc>
        <w:tc>
          <w:tcPr>
            <w:tcW w:w="1704" w:type="dxa"/>
          </w:tcPr>
          <w:p w14:paraId="5A5EB5BA" w14:textId="77777777" w:rsidR="0047503A" w:rsidRPr="004047FC" w:rsidRDefault="004047FC">
            <w:r w:rsidRPr="004047FC">
              <w:rPr>
                <w:rFonts w:hint="eastAsia"/>
              </w:rPr>
              <w:t>验证多个视频同步播放功能</w:t>
            </w:r>
          </w:p>
        </w:tc>
        <w:tc>
          <w:tcPr>
            <w:tcW w:w="1704" w:type="dxa"/>
          </w:tcPr>
          <w:p w14:paraId="7E6E8A11" w14:textId="77777777" w:rsidR="0047503A" w:rsidRPr="004047FC" w:rsidRDefault="004047FC">
            <w:r w:rsidRPr="004047FC">
              <w:rPr>
                <w:rFonts w:hint="eastAsia"/>
              </w:rPr>
              <w:t>管理员用户选择两个或两个以上的录播视频资源进行同步播放</w:t>
            </w:r>
          </w:p>
        </w:tc>
        <w:tc>
          <w:tcPr>
            <w:tcW w:w="1705" w:type="dxa"/>
          </w:tcPr>
          <w:p w14:paraId="71B3A4C9" w14:textId="77777777" w:rsidR="0047503A" w:rsidRPr="004047FC" w:rsidRDefault="004047FC">
            <w:r w:rsidRPr="004047FC">
              <w:rPr>
                <w:rFonts w:hint="eastAsia"/>
              </w:rPr>
              <w:t>流程符合系统需求</w:t>
            </w:r>
          </w:p>
        </w:tc>
        <w:tc>
          <w:tcPr>
            <w:tcW w:w="1705" w:type="dxa"/>
          </w:tcPr>
          <w:p w14:paraId="13C5A18B" w14:textId="77777777" w:rsidR="0047503A" w:rsidRPr="004047FC" w:rsidRDefault="004047FC">
            <w:r w:rsidRPr="004047FC">
              <w:rPr>
                <w:rFonts w:hint="eastAsia"/>
              </w:rPr>
              <w:t>无改进意见</w:t>
            </w:r>
          </w:p>
        </w:tc>
      </w:tr>
      <w:tr w:rsidR="0047503A" w:rsidRPr="004047FC" w14:paraId="732A8879" w14:textId="77777777">
        <w:tc>
          <w:tcPr>
            <w:tcW w:w="1704" w:type="dxa"/>
          </w:tcPr>
          <w:p w14:paraId="7CFF9B4C" w14:textId="77777777" w:rsidR="0047503A" w:rsidRPr="004047FC" w:rsidRDefault="004047FC">
            <w:r w:rsidRPr="004047FC">
              <w:rPr>
                <w:rFonts w:hint="eastAsia"/>
              </w:rPr>
              <w:t>评估管理</w:t>
            </w:r>
          </w:p>
        </w:tc>
        <w:tc>
          <w:tcPr>
            <w:tcW w:w="1704" w:type="dxa"/>
          </w:tcPr>
          <w:p w14:paraId="74F5BDC0" w14:textId="77777777" w:rsidR="0047503A" w:rsidRPr="004047FC" w:rsidRDefault="004047FC">
            <w:r w:rsidRPr="004047FC">
              <w:rPr>
                <w:rFonts w:hint="eastAsia"/>
              </w:rPr>
              <w:t>验证评估用户对应急演练进行多指标评价</w:t>
            </w:r>
          </w:p>
        </w:tc>
        <w:tc>
          <w:tcPr>
            <w:tcW w:w="1704" w:type="dxa"/>
          </w:tcPr>
          <w:p w14:paraId="127D546E" w14:textId="77777777" w:rsidR="0047503A" w:rsidRPr="004047FC" w:rsidRDefault="004047FC">
            <w:r w:rsidRPr="004047FC">
              <w:rPr>
                <w:rFonts w:hint="eastAsia"/>
              </w:rPr>
              <w:t>评估用户根据应急演练指标对应急演练进行评价</w:t>
            </w:r>
          </w:p>
        </w:tc>
        <w:tc>
          <w:tcPr>
            <w:tcW w:w="1705" w:type="dxa"/>
          </w:tcPr>
          <w:p w14:paraId="6D1CC62B" w14:textId="77777777" w:rsidR="0047503A" w:rsidRPr="004047FC" w:rsidRDefault="004047FC">
            <w:r w:rsidRPr="004047FC">
              <w:rPr>
                <w:rFonts w:hint="eastAsia"/>
              </w:rPr>
              <w:t>流程符合系统需求</w:t>
            </w:r>
          </w:p>
        </w:tc>
        <w:tc>
          <w:tcPr>
            <w:tcW w:w="1705" w:type="dxa"/>
          </w:tcPr>
          <w:p w14:paraId="03EB4108" w14:textId="77777777" w:rsidR="0047503A" w:rsidRPr="004047FC" w:rsidRDefault="004047FC">
            <w:r w:rsidRPr="004047FC">
              <w:rPr>
                <w:rFonts w:hint="eastAsia"/>
              </w:rPr>
              <w:t>无改进意见</w:t>
            </w:r>
          </w:p>
        </w:tc>
      </w:tr>
      <w:tr w:rsidR="0047503A" w:rsidRPr="004047FC" w14:paraId="0E68360F" w14:textId="77777777">
        <w:tc>
          <w:tcPr>
            <w:tcW w:w="1704" w:type="dxa"/>
          </w:tcPr>
          <w:p w14:paraId="41C28F7B" w14:textId="77777777" w:rsidR="0047503A" w:rsidRPr="004047FC" w:rsidRDefault="004047FC">
            <w:r w:rsidRPr="004047FC">
              <w:rPr>
                <w:rFonts w:hint="eastAsia"/>
              </w:rPr>
              <w:t>用户管理</w:t>
            </w:r>
          </w:p>
        </w:tc>
        <w:tc>
          <w:tcPr>
            <w:tcW w:w="1704" w:type="dxa"/>
          </w:tcPr>
          <w:p w14:paraId="60072F88" w14:textId="77777777" w:rsidR="0047503A" w:rsidRPr="004047FC" w:rsidRDefault="004047FC">
            <w:r w:rsidRPr="004047FC">
              <w:rPr>
                <w:rFonts w:hint="eastAsia"/>
              </w:rPr>
              <w:t>验证用户新增、删除和编辑功能</w:t>
            </w:r>
          </w:p>
        </w:tc>
        <w:tc>
          <w:tcPr>
            <w:tcW w:w="1704" w:type="dxa"/>
          </w:tcPr>
          <w:p w14:paraId="0EB76A0C" w14:textId="77777777" w:rsidR="0047503A" w:rsidRPr="004047FC" w:rsidRDefault="004047FC">
            <w:r w:rsidRPr="004047FC">
              <w:rPr>
                <w:rFonts w:hint="eastAsia"/>
              </w:rPr>
              <w:t>管理员用户新增、删除、批量删除、编辑和翻页查看用户</w:t>
            </w:r>
          </w:p>
        </w:tc>
        <w:tc>
          <w:tcPr>
            <w:tcW w:w="1705" w:type="dxa"/>
          </w:tcPr>
          <w:p w14:paraId="2D6C0895" w14:textId="77777777" w:rsidR="0047503A" w:rsidRPr="004047FC" w:rsidRDefault="004047FC">
            <w:r w:rsidRPr="004047FC">
              <w:rPr>
                <w:rFonts w:hint="eastAsia"/>
              </w:rPr>
              <w:t>流程符合系统需求</w:t>
            </w:r>
          </w:p>
        </w:tc>
        <w:tc>
          <w:tcPr>
            <w:tcW w:w="1705" w:type="dxa"/>
          </w:tcPr>
          <w:p w14:paraId="2491F4C7" w14:textId="77777777" w:rsidR="0047503A" w:rsidRPr="004047FC" w:rsidRDefault="004047FC">
            <w:r w:rsidRPr="004047FC">
              <w:rPr>
                <w:rFonts w:hint="eastAsia"/>
              </w:rPr>
              <w:t>无改进意见</w:t>
            </w:r>
          </w:p>
        </w:tc>
      </w:tr>
    </w:tbl>
    <w:p w14:paraId="4EEEA707" w14:textId="77777777" w:rsidR="0047503A" w:rsidRPr="004047FC" w:rsidRDefault="004047FC">
      <w:pPr>
        <w:ind w:firstLine="420"/>
      </w:pPr>
      <w:r w:rsidRPr="004047FC">
        <w:rPr>
          <w:rFonts w:hint="eastAsia"/>
        </w:rPr>
        <w:t>在系统测试过程中，除功能测试外，还需要测试系统的并发性能，确保多个用户在同时直播时系统能够良好地运行，满足系统的业务需求。</w:t>
      </w:r>
    </w:p>
    <w:p w14:paraId="348A9F9F" w14:textId="77777777" w:rsidR="0047503A" w:rsidRPr="004047FC" w:rsidRDefault="004047FC">
      <w:pPr>
        <w:ind w:firstLine="420"/>
      </w:pPr>
      <w:r w:rsidRPr="004047FC">
        <w:rPr>
          <w:rFonts w:hint="eastAsia"/>
        </w:rPr>
        <w:t>本文应急演练辅助教学系统在并发测试过程中，使用</w:t>
      </w:r>
      <w:r w:rsidRPr="004047FC">
        <w:rPr>
          <w:rFonts w:hint="eastAsia"/>
        </w:rPr>
        <w:t>FFmpeg</w:t>
      </w:r>
      <w:r w:rsidRPr="004047FC">
        <w:rPr>
          <w:rFonts w:hint="eastAsia"/>
        </w:rPr>
        <w:t>多媒体处理工具模拟多用户直播功能，模拟了</w:t>
      </w:r>
      <w:r w:rsidRPr="004047FC">
        <w:rPr>
          <w:rFonts w:hint="eastAsia"/>
        </w:rPr>
        <w:t>20</w:t>
      </w:r>
      <w:r w:rsidRPr="004047FC">
        <w:rPr>
          <w:rFonts w:hint="eastAsia"/>
        </w:rPr>
        <w:t>个用户同时进行直播，并发的进行直播推流测试。测试结果表明，在直播用户并发访问量为</w:t>
      </w:r>
      <w:r w:rsidRPr="004047FC">
        <w:rPr>
          <w:rFonts w:hint="eastAsia"/>
        </w:rPr>
        <w:t>20</w:t>
      </w:r>
      <w:r w:rsidRPr="004047FC">
        <w:rPr>
          <w:rFonts w:hint="eastAsia"/>
        </w:rPr>
        <w:t>的情况下，系统的直播功能能够良好地运行，直播延迟时间与单用户直播延迟时间相同，能够满足高校对并发性能方面的要求。</w:t>
      </w:r>
    </w:p>
    <w:p w14:paraId="451A55B4" w14:textId="77777777" w:rsidR="0047503A" w:rsidRPr="004047FC" w:rsidRDefault="004047FC">
      <w:pPr>
        <w:pStyle w:val="2"/>
      </w:pPr>
      <w:bookmarkStart w:id="102" w:name="_Toc23380"/>
      <w:r w:rsidRPr="004047FC">
        <w:rPr>
          <w:rFonts w:hint="eastAsia"/>
        </w:rPr>
        <w:t xml:space="preserve">5.4 </w:t>
      </w:r>
      <w:r w:rsidRPr="004047FC">
        <w:rPr>
          <w:rFonts w:hint="eastAsia"/>
        </w:rPr>
        <w:t>本章小结</w:t>
      </w:r>
      <w:bookmarkEnd w:id="102"/>
    </w:p>
    <w:p w14:paraId="1E56A40C" w14:textId="77777777" w:rsidR="0047503A" w:rsidRPr="004047FC" w:rsidRDefault="004047FC">
      <w:pPr>
        <w:ind w:firstLine="420"/>
      </w:pPr>
      <w:r w:rsidRPr="004047FC">
        <w:rPr>
          <w:rFonts w:hint="eastAsia"/>
        </w:rPr>
        <w:t>本章对应急演练辅助教学系统进行了实现与测试。在系统开发之前，对系统的运行环节和系统部署方案进行了介绍，包含多配置文件。接下来本章介绍了系统的主要功能模块实现，包括应急演练直播模块、应急演练录播模块、应急演练交互模块、应急演练配置模块、应急演练评估模块和用户管理模块，基于实现效果图和具体实现代码逻辑详细介绍了实现过程。最后本章介绍了系统的测试环境和方案，对应急演练辅助教学系统进行了全面的测试，测试结果表明，本文应急演练辅助教学系统具备良好的健壮性和并发性，能够有效地满足业务需求。</w:t>
      </w:r>
    </w:p>
    <w:p w14:paraId="7CE02909" w14:textId="77777777" w:rsidR="0047503A" w:rsidRPr="004047FC" w:rsidRDefault="004047FC">
      <w:pPr>
        <w:pStyle w:val="1"/>
        <w:jc w:val="center"/>
      </w:pPr>
      <w:bookmarkStart w:id="103" w:name="_Toc16404"/>
      <w:r w:rsidRPr="004047FC">
        <w:rPr>
          <w:rFonts w:hint="eastAsia"/>
        </w:rPr>
        <w:lastRenderedPageBreak/>
        <w:t>第</w:t>
      </w:r>
      <w:r w:rsidRPr="004047FC">
        <w:rPr>
          <w:rFonts w:hint="eastAsia"/>
        </w:rPr>
        <w:t>6</w:t>
      </w:r>
      <w:r w:rsidRPr="004047FC">
        <w:rPr>
          <w:rFonts w:hint="eastAsia"/>
        </w:rPr>
        <w:t>章</w:t>
      </w:r>
      <w:r w:rsidRPr="004047FC">
        <w:rPr>
          <w:rFonts w:hint="eastAsia"/>
        </w:rPr>
        <w:t xml:space="preserve"> </w:t>
      </w:r>
      <w:r w:rsidRPr="004047FC">
        <w:rPr>
          <w:rFonts w:hint="eastAsia"/>
        </w:rPr>
        <w:t>总结与展望</w:t>
      </w:r>
      <w:bookmarkEnd w:id="103"/>
    </w:p>
    <w:p w14:paraId="3E9345D1" w14:textId="77777777" w:rsidR="0047503A" w:rsidRPr="004047FC" w:rsidRDefault="004047FC">
      <w:pPr>
        <w:pStyle w:val="2"/>
      </w:pPr>
      <w:bookmarkStart w:id="104" w:name="_Toc3584"/>
      <w:r w:rsidRPr="004047FC">
        <w:rPr>
          <w:rFonts w:hint="eastAsia"/>
        </w:rPr>
        <w:t xml:space="preserve">6.1 </w:t>
      </w:r>
      <w:r w:rsidRPr="004047FC">
        <w:rPr>
          <w:rFonts w:hint="eastAsia"/>
        </w:rPr>
        <w:t>工作总结</w:t>
      </w:r>
      <w:bookmarkEnd w:id="104"/>
    </w:p>
    <w:p w14:paraId="32EA2D08" w14:textId="77777777" w:rsidR="0047503A" w:rsidRPr="004047FC" w:rsidRDefault="004047FC">
      <w:pPr>
        <w:ind w:firstLine="420"/>
      </w:pPr>
      <w:r w:rsidRPr="004047FC">
        <w:rPr>
          <w:rFonts w:hint="eastAsia"/>
        </w:rPr>
        <w:t>本文在充分调研用户需求之后，在系统需求分析的基础上，对应急演练辅助教学系统进行了设计与实现，系统主要包括应急演练直播模块、应急演练录播模块、应急演练交互模块、应急演练配置模块、应急演练评估模块和用户管理模块等六个模块。管理员用户可以自定义应急演练方案，学生根据应急演练方案中的内容进行实地演练并上传直播影像，评估用户实时观看多窗口直播，掌控应急演练全局执行状况，并根据评估指标对应急演练进行具体评价。</w:t>
      </w:r>
    </w:p>
    <w:p w14:paraId="5CCE5808" w14:textId="77777777" w:rsidR="0047503A" w:rsidRPr="004047FC" w:rsidRDefault="004047FC">
      <w:pPr>
        <w:ind w:firstLine="420"/>
      </w:pPr>
      <w:r w:rsidRPr="004047FC">
        <w:rPr>
          <w:rFonts w:hint="eastAsia"/>
        </w:rPr>
        <w:t>本文主要完成的工作如下：</w:t>
      </w:r>
    </w:p>
    <w:p w14:paraId="731419B9" w14:textId="77777777" w:rsidR="0047503A" w:rsidRPr="004047FC" w:rsidRDefault="004047FC">
      <w:pPr>
        <w:numPr>
          <w:ilvl w:val="0"/>
          <w:numId w:val="16"/>
        </w:numPr>
        <w:ind w:firstLine="420"/>
      </w:pPr>
      <w:r w:rsidRPr="004047FC">
        <w:rPr>
          <w:rFonts w:hint="eastAsia"/>
        </w:rPr>
        <w:t>系统需求分析。</w:t>
      </w:r>
      <w:r w:rsidRPr="004047FC">
        <w:rPr>
          <w:rFonts w:hint="eastAsia"/>
        </w:rPr>
        <w:tab/>
      </w:r>
      <w:r w:rsidRPr="004047FC">
        <w:rPr>
          <w:rFonts w:hint="eastAsia"/>
        </w:rPr>
        <w:t>通过实地调研用户需求，结合相关文献，总结出应急演练教学中存在的问题，分析了系统的需求，包括可行性分析、功能需求分析和性能需求分析。</w:t>
      </w:r>
    </w:p>
    <w:p w14:paraId="652BC0D8" w14:textId="77777777" w:rsidR="0047503A" w:rsidRPr="004047FC" w:rsidRDefault="004047FC">
      <w:pPr>
        <w:numPr>
          <w:ilvl w:val="0"/>
          <w:numId w:val="16"/>
        </w:numPr>
        <w:ind w:firstLine="420"/>
      </w:pPr>
      <w:r w:rsidRPr="004047FC">
        <w:rPr>
          <w:rFonts w:hint="eastAsia"/>
        </w:rPr>
        <w:t>系统结构设计。在确定了系统具体的需求之后，结合校园内部网络环境确定了项目的物理架构。通过对比框架和技术，确定了系统的逻辑架构，最后将系统需求具体分模块进行开发。</w:t>
      </w:r>
    </w:p>
    <w:p w14:paraId="5A921B5F" w14:textId="77777777" w:rsidR="0047503A" w:rsidRPr="004047FC" w:rsidRDefault="004047FC">
      <w:pPr>
        <w:numPr>
          <w:ilvl w:val="0"/>
          <w:numId w:val="16"/>
        </w:numPr>
        <w:ind w:firstLine="420"/>
      </w:pPr>
      <w:r w:rsidRPr="004047FC">
        <w:rPr>
          <w:rFonts w:hint="eastAsia"/>
        </w:rPr>
        <w:t>系统实现与测试。在确定了系统的框架、技术和模块之后，在代码层面对需求进行了实现，然后结合主流测试方案，对系统进行了全面的测试。</w:t>
      </w:r>
    </w:p>
    <w:p w14:paraId="323103D9" w14:textId="77777777" w:rsidR="0047503A" w:rsidRPr="004047FC" w:rsidRDefault="004047FC">
      <w:pPr>
        <w:pStyle w:val="2"/>
      </w:pPr>
      <w:bookmarkStart w:id="105" w:name="_Toc1124"/>
      <w:r w:rsidRPr="004047FC">
        <w:rPr>
          <w:rFonts w:hint="eastAsia"/>
        </w:rPr>
        <w:t xml:space="preserve">6.2 </w:t>
      </w:r>
      <w:r w:rsidRPr="004047FC">
        <w:rPr>
          <w:rFonts w:hint="eastAsia"/>
        </w:rPr>
        <w:t>研究展望</w:t>
      </w:r>
      <w:bookmarkEnd w:id="105"/>
    </w:p>
    <w:p w14:paraId="1D6D6ABC" w14:textId="77777777" w:rsidR="0047503A" w:rsidRPr="004047FC" w:rsidRDefault="004047FC">
      <w:pPr>
        <w:ind w:firstLine="420"/>
      </w:pPr>
      <w:r w:rsidRPr="004047FC">
        <w:rPr>
          <w:rFonts w:hint="eastAsia"/>
        </w:rPr>
        <w:t>本文应急演练辅助教学系统随便满足了基本的预期需求，但是在系统开发期间，由于涉及技术较多、本人能力有限，因此，本文所设计与实现的应急演练辅助教学系统仍有一定的不足，存在改进的空间。主要有以下方面：</w:t>
      </w:r>
    </w:p>
    <w:p w14:paraId="09A46C0B" w14:textId="77777777" w:rsidR="0047503A" w:rsidRPr="004047FC" w:rsidRDefault="004047FC">
      <w:pPr>
        <w:numPr>
          <w:ilvl w:val="0"/>
          <w:numId w:val="17"/>
        </w:numPr>
        <w:ind w:firstLine="420"/>
      </w:pPr>
      <w:r w:rsidRPr="004047FC">
        <w:rPr>
          <w:rFonts w:hint="eastAsia"/>
        </w:rPr>
        <w:t>本文所采用的流媒体服务器为本人手动搭建的服务器，相比于大公司现成的流媒体服务器，存在一定的缺陷，如视频存在卡顿现象。</w:t>
      </w:r>
    </w:p>
    <w:p w14:paraId="03D188E3" w14:textId="77777777" w:rsidR="0047503A" w:rsidRPr="004047FC" w:rsidRDefault="004047FC">
      <w:pPr>
        <w:numPr>
          <w:ilvl w:val="0"/>
          <w:numId w:val="17"/>
        </w:numPr>
        <w:ind w:firstLine="420"/>
      </w:pPr>
      <w:r w:rsidRPr="004047FC">
        <w:rPr>
          <w:rFonts w:hint="eastAsia"/>
        </w:rPr>
        <w:t>在观看应急演练直播过程中，采用的协议为</w:t>
      </w:r>
      <w:r w:rsidRPr="004047FC">
        <w:rPr>
          <w:rFonts w:hint="eastAsia"/>
        </w:rPr>
        <w:t>hls</w:t>
      </w:r>
      <w:r w:rsidRPr="004047FC">
        <w:rPr>
          <w:rFonts w:hint="eastAsia"/>
        </w:rPr>
        <w:t>协议，其中存在的弊端为延迟较大，大约有</w:t>
      </w:r>
      <w:r w:rsidRPr="004047FC">
        <w:rPr>
          <w:rFonts w:hint="eastAsia"/>
        </w:rPr>
        <w:t>10s</w:t>
      </w:r>
      <w:r w:rsidRPr="004047FC">
        <w:rPr>
          <w:rFonts w:hint="eastAsia"/>
        </w:rPr>
        <w:t>左右的延迟，导致直播的实时性较差。</w:t>
      </w:r>
    </w:p>
    <w:p w14:paraId="187D2A5C" w14:textId="03008DCE" w:rsidR="0047503A" w:rsidRDefault="004047FC">
      <w:pPr>
        <w:numPr>
          <w:ilvl w:val="0"/>
          <w:numId w:val="17"/>
        </w:numPr>
        <w:ind w:firstLine="420"/>
        <w:rPr>
          <w:ins w:id="106" w:author="weifeng" w:date="2021-03-26T20:47:00Z"/>
        </w:rPr>
      </w:pPr>
      <w:r w:rsidRPr="004047FC">
        <w:rPr>
          <w:rFonts w:hint="eastAsia"/>
        </w:rPr>
        <w:t>管理员用户与摄影用户进行交互时，采用文字交互，功能比较单一，可以考虑加上语音交互，功能更加完整。</w:t>
      </w:r>
      <w:bookmarkStart w:id="107" w:name="_GoBack"/>
      <w:bookmarkEnd w:id="107"/>
    </w:p>
    <w:p w14:paraId="474CDB45" w14:textId="695331E2" w:rsidR="004971FB" w:rsidRPr="004047FC" w:rsidRDefault="004971FB">
      <w:pPr>
        <w:pPrChange w:id="108" w:author="weifeng" w:date="2021-03-26T20:47:00Z">
          <w:pPr>
            <w:numPr>
              <w:numId w:val="17"/>
            </w:numPr>
            <w:ind w:firstLine="420"/>
          </w:pPr>
        </w:pPrChange>
      </w:pPr>
      <w:ins w:id="109" w:author="weifeng" w:date="2021-03-26T20:47:00Z">
        <w:r>
          <w:rPr>
            <w:rFonts w:hint="eastAsia"/>
          </w:rPr>
          <w:t>提出问题，还有措施</w:t>
        </w:r>
      </w:ins>
    </w:p>
    <w:sectPr w:rsidR="004971FB" w:rsidRPr="004047F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weifeng" w:date="2021-03-26T19:43:00Z" w:initials="swf">
    <w:p w14:paraId="7A2885A7" w14:textId="3AE3B540" w:rsidR="00381DBD" w:rsidRDefault="00381DBD">
      <w:pPr>
        <w:pStyle w:val="a9"/>
      </w:pPr>
      <w:r>
        <w:rPr>
          <w:rStyle w:val="a8"/>
        </w:rPr>
        <w:annotationRef/>
      </w:r>
      <w:r>
        <w:rPr>
          <w:rFonts w:hint="eastAsia"/>
        </w:rPr>
        <w:t>内容摘要</w:t>
      </w:r>
      <w:r>
        <w:rPr>
          <w:rFonts w:hint="eastAsia"/>
        </w:rPr>
        <w:t xml:space="preserve"> </w:t>
      </w:r>
      <w:r>
        <w:rPr>
          <w:rFonts w:hint="eastAsia"/>
        </w:rPr>
        <w:t>当然你要写你论文的主要内容，不需要很详细</w:t>
      </w:r>
    </w:p>
  </w:comment>
  <w:comment w:id="8" w:author="weifeng" w:date="2021-03-26T19:44:00Z" w:initials="swf">
    <w:p w14:paraId="4CAD2BCB" w14:textId="1C7872AF" w:rsidR="00381DBD" w:rsidRDefault="00381DBD">
      <w:pPr>
        <w:pStyle w:val="a9"/>
      </w:pPr>
      <w:r>
        <w:rPr>
          <w:rStyle w:val="a8"/>
        </w:rPr>
        <w:annotationRef/>
      </w:r>
      <w:r>
        <w:rPr>
          <w:rFonts w:hint="eastAsia"/>
        </w:rPr>
        <w:t>英文摘要内，按照学校要求写</w:t>
      </w:r>
    </w:p>
  </w:comment>
  <w:comment w:id="11" w:author="weifeng" w:date="2021-03-26T19:50:00Z" w:initials="swf">
    <w:p w14:paraId="653691DF" w14:textId="5C0AB1CD" w:rsidR="00381DBD" w:rsidRDefault="00381DBD">
      <w:pPr>
        <w:pStyle w:val="a9"/>
      </w:pPr>
      <w:r>
        <w:rPr>
          <w:rStyle w:val="a8"/>
        </w:rPr>
        <w:annotationRef/>
      </w:r>
      <w:r>
        <w:rPr>
          <w:rFonts w:hint="eastAsia"/>
        </w:rPr>
        <w:t>换个说法</w:t>
      </w:r>
    </w:p>
  </w:comment>
  <w:comment w:id="12" w:author="weifeng" w:date="2021-03-26T19:50:00Z" w:initials="swf">
    <w:p w14:paraId="3150CC28" w14:textId="1279C992" w:rsidR="00381DBD" w:rsidRDefault="00381DBD">
      <w:pPr>
        <w:pStyle w:val="a9"/>
      </w:pPr>
      <w:r>
        <w:rPr>
          <w:rStyle w:val="a8"/>
        </w:rPr>
        <w:annotationRef/>
      </w:r>
      <w:r>
        <w:rPr>
          <w:rFonts w:hint="eastAsia"/>
        </w:rPr>
        <w:t>表述不恰当</w:t>
      </w:r>
    </w:p>
  </w:comment>
  <w:comment w:id="14" w:author="weifeng" w:date="2021-03-26T19:52:00Z" w:initials="swf">
    <w:p w14:paraId="565E6595" w14:textId="7577D624" w:rsidR="00381DBD" w:rsidRDefault="00381DBD">
      <w:pPr>
        <w:pStyle w:val="a9"/>
      </w:pPr>
      <w:r>
        <w:rPr>
          <w:rStyle w:val="a8"/>
        </w:rPr>
        <w:annotationRef/>
      </w:r>
      <w:r>
        <w:rPr>
          <w:rFonts w:hint="eastAsia"/>
        </w:rPr>
        <w:t>数据都从哪里的，怎么不见引用</w:t>
      </w:r>
    </w:p>
  </w:comment>
  <w:comment w:id="15" w:author="weifeng" w:date="2021-03-26T19:54:00Z" w:initials="swf">
    <w:p w14:paraId="707456BA" w14:textId="4F11733A" w:rsidR="00381DBD" w:rsidRDefault="00381DBD">
      <w:pPr>
        <w:pStyle w:val="a9"/>
      </w:pPr>
      <w:r>
        <w:rPr>
          <w:rStyle w:val="a8"/>
        </w:rPr>
        <w:annotationRef/>
      </w:r>
      <w:r>
        <w:rPr>
          <w:rFonts w:hint="eastAsia"/>
        </w:rPr>
        <w:t>你还能</w:t>
      </w:r>
      <w:r w:rsidRPr="004047FC">
        <w:rPr>
          <w:rFonts w:hint="eastAsia"/>
        </w:rPr>
        <w:t>挑战地震</w:t>
      </w:r>
      <w:r>
        <w:rPr>
          <w:rFonts w:hint="eastAsia"/>
        </w:rPr>
        <w:t>？标点也不对</w:t>
      </w:r>
    </w:p>
  </w:comment>
  <w:comment w:id="16" w:author="weifeng" w:date="2021-03-26T19:56:00Z" w:initials="swf">
    <w:p w14:paraId="3B963338" w14:textId="77777777" w:rsidR="00381DBD" w:rsidRDefault="00381DBD">
      <w:pPr>
        <w:pStyle w:val="a9"/>
      </w:pPr>
      <w:r>
        <w:rPr>
          <w:rStyle w:val="a8"/>
        </w:rPr>
        <w:annotationRef/>
      </w:r>
      <w:r>
        <w:rPr>
          <w:rFonts w:hint="eastAsia"/>
        </w:rPr>
        <w:t>前面是地震，怎么突然就是</w:t>
      </w:r>
      <w:r>
        <w:rPr>
          <w:rFonts w:hint="eastAsia"/>
        </w:rPr>
        <w:t xml:space="preserve"> </w:t>
      </w:r>
      <w:r>
        <w:rPr>
          <w:rFonts w:hint="eastAsia"/>
        </w:rPr>
        <w:t>突发事件，</w:t>
      </w:r>
    </w:p>
    <w:p w14:paraId="6B7E6071" w14:textId="5118FED1" w:rsidR="00381DBD" w:rsidRDefault="00381DBD">
      <w:pPr>
        <w:pStyle w:val="a9"/>
      </w:pPr>
      <w:r>
        <w:rPr>
          <w:rFonts w:hint="eastAsia"/>
        </w:rPr>
        <w:t>需要过渡</w:t>
      </w:r>
    </w:p>
  </w:comment>
  <w:comment w:id="17" w:author="weifeng" w:date="2021-03-26T19:59:00Z" w:initials="swf">
    <w:p w14:paraId="55CF36F5" w14:textId="097C3956" w:rsidR="00381DBD" w:rsidRDefault="00381DBD">
      <w:pPr>
        <w:pStyle w:val="a9"/>
      </w:pPr>
      <w:r>
        <w:rPr>
          <w:rStyle w:val="a8"/>
        </w:rPr>
        <w:annotationRef/>
      </w:r>
    </w:p>
  </w:comment>
  <w:comment w:id="20" w:author="weifeng" w:date="2021-03-26T20:02:00Z" w:initials="swf">
    <w:p w14:paraId="1FA32E48" w14:textId="641A6DA8" w:rsidR="00381DBD" w:rsidRDefault="00381DBD">
      <w:pPr>
        <w:pStyle w:val="a9"/>
      </w:pPr>
      <w:r>
        <w:rPr>
          <w:rStyle w:val="a8"/>
        </w:rPr>
        <w:annotationRef/>
      </w:r>
      <w:r>
        <w:rPr>
          <w:rFonts w:hint="eastAsia"/>
        </w:rPr>
        <w:t>不是说应急指挥系统</w:t>
      </w:r>
    </w:p>
    <w:p w14:paraId="64EDC362" w14:textId="5EDF65E8" w:rsidR="00381DBD" w:rsidRDefault="00381DBD">
      <w:pPr>
        <w:pStyle w:val="a9"/>
      </w:pPr>
      <w:r>
        <w:rPr>
          <w:rFonts w:hint="eastAsia"/>
        </w:rPr>
        <w:t>而是应急演练系统，跑偏了</w:t>
      </w:r>
    </w:p>
  </w:comment>
  <w:comment w:id="22" w:author="weifeng" w:date="2021-03-26T19:59:00Z" w:initials="swf">
    <w:p w14:paraId="7DB05408" w14:textId="3C096840" w:rsidR="00381DBD" w:rsidRDefault="00381DBD">
      <w:pPr>
        <w:pStyle w:val="a9"/>
      </w:pPr>
      <w:r>
        <w:rPr>
          <w:rStyle w:val="a8"/>
        </w:rPr>
        <w:annotationRef/>
      </w:r>
      <w:r>
        <w:rPr>
          <w:rFonts w:hint="eastAsia"/>
        </w:rPr>
        <w:t>这些都不需要，只需要</w:t>
      </w:r>
      <w:r>
        <w:rPr>
          <w:rFonts w:hint="eastAsia"/>
        </w:rPr>
        <w:t>[</w:t>
      </w:r>
      <w:r>
        <w:t>1]</w:t>
      </w:r>
      <w:r>
        <w:rPr>
          <w:rFonts w:hint="eastAsia"/>
        </w:rPr>
        <w:t>，这种形式就可以，参考学习要求，用</w:t>
      </w:r>
      <w:r>
        <w:rPr>
          <w:rFonts w:hint="eastAsia"/>
        </w:rPr>
        <w:t>endntoe</w:t>
      </w:r>
      <w:r>
        <w:rPr>
          <w:rFonts w:hint="eastAsia"/>
        </w:rPr>
        <w:t>管理</w:t>
      </w:r>
    </w:p>
  </w:comment>
  <w:comment w:id="23" w:author="weifeng" w:date="2021-03-26T20:00:00Z" w:initials="swf">
    <w:p w14:paraId="4FF1436E" w14:textId="5B532444" w:rsidR="00381DBD" w:rsidRDefault="00381DBD">
      <w:pPr>
        <w:pStyle w:val="a9"/>
      </w:pPr>
      <w:r>
        <w:rPr>
          <w:rStyle w:val="a8"/>
        </w:rPr>
        <w:annotationRef/>
      </w:r>
      <w:r>
        <w:rPr>
          <w:rFonts w:hint="eastAsia"/>
        </w:rPr>
        <w:t>？</w:t>
      </w:r>
    </w:p>
  </w:comment>
  <w:comment w:id="25" w:author="weifeng" w:date="2021-03-26T20:03:00Z" w:initials="swf">
    <w:p w14:paraId="22A7329A" w14:textId="034D02F5" w:rsidR="00381DBD" w:rsidRDefault="00381DBD">
      <w:pPr>
        <w:pStyle w:val="a9"/>
      </w:pPr>
      <w:r>
        <w:rPr>
          <w:rStyle w:val="a8"/>
        </w:rPr>
        <w:annotationRef/>
      </w:r>
    </w:p>
  </w:comment>
  <w:comment w:id="38" w:author="weifeng" w:date="2021-03-26T20:07:00Z" w:initials="swf">
    <w:p w14:paraId="632606BE" w14:textId="14EC344C" w:rsidR="00381DBD" w:rsidRDefault="00381DBD">
      <w:pPr>
        <w:pStyle w:val="a9"/>
      </w:pPr>
      <w:r>
        <w:rPr>
          <w:rStyle w:val="a8"/>
        </w:rPr>
        <w:annotationRef/>
      </w:r>
      <w:r>
        <w:rPr>
          <w:rFonts w:hint="eastAsia"/>
        </w:rPr>
        <w:t>引用呢？</w:t>
      </w:r>
    </w:p>
  </w:comment>
  <w:comment w:id="39" w:author="weifeng" w:date="2021-03-26T20:07:00Z" w:initials="swf">
    <w:p w14:paraId="449EF504" w14:textId="059A8174" w:rsidR="00381DBD" w:rsidRDefault="00381DBD">
      <w:pPr>
        <w:pStyle w:val="a9"/>
      </w:pPr>
      <w:r>
        <w:rPr>
          <w:rStyle w:val="a8"/>
        </w:rPr>
        <w:annotationRef/>
      </w:r>
      <w:r>
        <w:rPr>
          <w:rFonts w:hint="eastAsia"/>
        </w:rPr>
        <w:t>编号要符合学习规范，用反了</w:t>
      </w:r>
    </w:p>
  </w:comment>
  <w:comment w:id="41" w:author="weifeng" w:date="2021-03-26T20:08:00Z" w:initials="swf">
    <w:p w14:paraId="20A1F0D3" w14:textId="20577682" w:rsidR="00381DBD" w:rsidRDefault="00381DBD">
      <w:pPr>
        <w:pStyle w:val="a9"/>
      </w:pPr>
      <w:r>
        <w:rPr>
          <w:rStyle w:val="a8"/>
        </w:rPr>
        <w:annotationRef/>
      </w:r>
      <w:r>
        <w:rPr>
          <w:rFonts w:hint="eastAsia"/>
        </w:rPr>
        <w:t>这个就不要写了，这不是本科论文</w:t>
      </w:r>
    </w:p>
  </w:comment>
  <w:comment w:id="42" w:author="weifeng" w:date="2021-03-26T20:08:00Z" w:initials="swf">
    <w:p w14:paraId="099D8D7E" w14:textId="3EBF887E" w:rsidR="00381DBD" w:rsidRDefault="00381DBD">
      <w:pPr>
        <w:pStyle w:val="a9"/>
      </w:pPr>
      <w:r>
        <w:rPr>
          <w:rStyle w:val="a8"/>
        </w:rPr>
        <w:annotationRef/>
      </w:r>
      <w:r>
        <w:rPr>
          <w:rFonts w:hint="eastAsia"/>
        </w:rPr>
        <w:t>太简单了</w:t>
      </w:r>
    </w:p>
  </w:comment>
  <w:comment w:id="45" w:author="weifeng" w:date="2021-03-26T20:09:00Z" w:initials="swf">
    <w:p w14:paraId="7D65DD8F" w14:textId="40473CE0" w:rsidR="00381DBD" w:rsidRDefault="00381DBD">
      <w:pPr>
        <w:pStyle w:val="a9"/>
      </w:pPr>
      <w:r>
        <w:rPr>
          <w:rStyle w:val="a8"/>
        </w:rPr>
        <w:annotationRef/>
      </w:r>
      <w:r>
        <w:rPr>
          <w:rFonts w:hint="eastAsia"/>
        </w:rPr>
        <w:t>太简单了</w:t>
      </w:r>
    </w:p>
  </w:comment>
  <w:comment w:id="51" w:author="weifeng" w:date="2021-03-26T20:24:00Z" w:initials="swf">
    <w:p w14:paraId="409D904F" w14:textId="19A14F33" w:rsidR="00381DBD" w:rsidRDefault="00381DBD">
      <w:pPr>
        <w:pStyle w:val="a9"/>
      </w:pPr>
      <w:r>
        <w:rPr>
          <w:rStyle w:val="a8"/>
        </w:rPr>
        <w:annotationRef/>
      </w:r>
      <w:r>
        <w:rPr>
          <w:rFonts w:hint="eastAsia"/>
        </w:rPr>
        <w:t>这就是</w:t>
      </w:r>
      <w:r w:rsidRPr="004047FC">
        <w:rPr>
          <w:rFonts w:hint="eastAsia"/>
        </w:rPr>
        <w:t>功能需求分析</w:t>
      </w:r>
      <w:r>
        <w:rPr>
          <w:rFonts w:hint="eastAsia"/>
        </w:rPr>
        <w:t>，把下面的内容合并过来</w:t>
      </w:r>
    </w:p>
  </w:comment>
  <w:comment w:id="52" w:author="weifeng" w:date="2021-03-26T20:19:00Z" w:initials="swf">
    <w:p w14:paraId="3C7A9559" w14:textId="22E25856" w:rsidR="00381DBD" w:rsidRDefault="00381DBD">
      <w:pPr>
        <w:pStyle w:val="a9"/>
      </w:pPr>
      <w:r>
        <w:rPr>
          <w:rStyle w:val="a8"/>
        </w:rPr>
        <w:annotationRef/>
      </w:r>
      <w:r>
        <w:rPr>
          <w:rFonts w:hint="eastAsia"/>
        </w:rPr>
        <w:t>要详细介绍每个功能需求</w:t>
      </w:r>
    </w:p>
  </w:comment>
  <w:comment w:id="55" w:author="weifeng" w:date="2021-03-26T20:24:00Z" w:initials="swf">
    <w:p w14:paraId="6B048F1E" w14:textId="77777777" w:rsidR="00381DBD" w:rsidRDefault="00381DBD">
      <w:pPr>
        <w:pStyle w:val="a9"/>
      </w:pPr>
      <w:r>
        <w:rPr>
          <w:rStyle w:val="a8"/>
        </w:rPr>
        <w:annotationRef/>
      </w:r>
      <w:r>
        <w:rPr>
          <w:rFonts w:hint="eastAsia"/>
        </w:rPr>
        <w:t>吧管理员，摄影人员，评估人员用不同的图标表示，</w:t>
      </w:r>
    </w:p>
    <w:p w14:paraId="60873D78" w14:textId="39BFCBD9" w:rsidR="00381DBD" w:rsidRDefault="00381DBD">
      <w:pPr>
        <w:pStyle w:val="a9"/>
      </w:pPr>
      <w:r>
        <w:rPr>
          <w:rFonts w:hint="eastAsia"/>
        </w:rPr>
        <w:t>下面框之间的连接，应该具有先后关系，改成有箭头的直线</w:t>
      </w:r>
    </w:p>
  </w:comment>
  <w:comment w:id="58" w:author="weifeng" w:date="2021-03-26T20:26:00Z" w:initials="swf">
    <w:p w14:paraId="47FD742B" w14:textId="7B545C87" w:rsidR="00381DBD" w:rsidRDefault="00381DBD">
      <w:pPr>
        <w:pStyle w:val="a9"/>
      </w:pPr>
      <w:r>
        <w:rPr>
          <w:rStyle w:val="a8"/>
        </w:rPr>
        <w:annotationRef/>
      </w:r>
      <w:r>
        <w:rPr>
          <w:rFonts w:hint="eastAsia"/>
        </w:rPr>
        <w:t>这个地方不是介绍其定义，而是针对这个系统，提出</w:t>
      </w:r>
      <w:r w:rsidRPr="004047FC">
        <w:rPr>
          <w:rFonts w:hint="eastAsia"/>
        </w:rPr>
        <w:t>可靠性、容错性、安全性、可维护性、并发性</w:t>
      </w:r>
      <w:r>
        <w:rPr>
          <w:rFonts w:hint="eastAsia"/>
        </w:rPr>
        <w:t>设计的具体要求</w:t>
      </w:r>
    </w:p>
  </w:comment>
  <w:comment w:id="63" w:author="weifeng" w:date="2021-03-26T20:28:00Z" w:initials="swf">
    <w:p w14:paraId="3E5ED68E" w14:textId="77777777" w:rsidR="00381DBD" w:rsidRDefault="00381DBD">
      <w:pPr>
        <w:pStyle w:val="a9"/>
      </w:pPr>
      <w:r>
        <w:rPr>
          <w:rStyle w:val="a8"/>
        </w:rPr>
        <w:annotationRef/>
      </w:r>
      <w:r>
        <w:rPr>
          <w:rFonts w:hint="eastAsia"/>
        </w:rPr>
        <w:t>这块内容要放后面</w:t>
      </w:r>
    </w:p>
    <w:p w14:paraId="103F7CBA" w14:textId="3B5C3312" w:rsidR="00381DBD" w:rsidRDefault="00381DBD">
      <w:pPr>
        <w:pStyle w:val="a9"/>
      </w:pPr>
      <w:r>
        <w:rPr>
          <w:rFonts w:hint="eastAsia"/>
        </w:rPr>
        <w:t>部署图不需要出现防火墙和交换机，参考你以前写的呢个图，框里面的这些内容也需要标出关系</w:t>
      </w:r>
    </w:p>
  </w:comment>
  <w:comment w:id="66" w:author="weifeng" w:date="2021-03-26T20:30:00Z" w:initials="swf">
    <w:p w14:paraId="0B9690E1" w14:textId="77777777" w:rsidR="00381DBD" w:rsidRDefault="00381DBD">
      <w:pPr>
        <w:pStyle w:val="a9"/>
      </w:pPr>
      <w:r>
        <w:rPr>
          <w:rStyle w:val="a8"/>
        </w:rPr>
        <w:annotationRef/>
      </w:r>
      <w:r>
        <w:rPr>
          <w:rFonts w:hint="eastAsia"/>
        </w:rPr>
        <w:t>最上面写上你的应用程序名称，</w:t>
      </w:r>
    </w:p>
    <w:p w14:paraId="6DA51701" w14:textId="77777777" w:rsidR="00381DBD" w:rsidRDefault="00381DBD">
      <w:pPr>
        <w:pStyle w:val="a9"/>
      </w:pPr>
      <w:r>
        <w:rPr>
          <w:rFonts w:hint="eastAsia"/>
        </w:rPr>
        <w:t>整个图画出来，感觉和你系统没关系了。</w:t>
      </w:r>
    </w:p>
    <w:p w14:paraId="5C6B8FF1" w14:textId="77777777" w:rsidR="00381DBD" w:rsidRDefault="00381DBD">
      <w:pPr>
        <w:pStyle w:val="a9"/>
      </w:pPr>
      <w:r>
        <w:rPr>
          <w:rFonts w:hint="eastAsia"/>
        </w:rPr>
        <w:t>层与层直接画</w:t>
      </w:r>
      <w:r>
        <w:t>1</w:t>
      </w:r>
      <w:r>
        <w:rPr>
          <w:rFonts w:hint="eastAsia"/>
        </w:rPr>
        <w:t>个实线箭头，</w:t>
      </w:r>
      <w:r>
        <w:rPr>
          <w:rFonts w:hint="eastAsia"/>
        </w:rPr>
        <w:t>1</w:t>
      </w:r>
      <w:r>
        <w:rPr>
          <w:rFonts w:hint="eastAsia"/>
        </w:rPr>
        <w:t>个虚线箭头表返回数据</w:t>
      </w:r>
    </w:p>
    <w:p w14:paraId="5B1FFFE5" w14:textId="3AF52E64" w:rsidR="00381DBD" w:rsidRDefault="00381DBD">
      <w:pPr>
        <w:pStyle w:val="a9"/>
      </w:pPr>
      <w:r>
        <w:rPr>
          <w:rFonts w:hint="eastAsia"/>
        </w:rPr>
        <w:t>网络层，是否也应该分开，一部分对应</w:t>
      </w:r>
      <w:r>
        <w:rPr>
          <w:rFonts w:hint="eastAsia"/>
        </w:rPr>
        <w:t>web</w:t>
      </w:r>
      <w:r>
        <w:rPr>
          <w:rFonts w:hint="eastAsia"/>
        </w:rPr>
        <w:t>，另外一部分对应</w:t>
      </w:r>
      <w:r>
        <w:rPr>
          <w:rFonts w:hint="eastAsia"/>
        </w:rPr>
        <w:t>app</w:t>
      </w:r>
    </w:p>
  </w:comment>
  <w:comment w:id="69" w:author="weifeng" w:date="2021-03-26T20:34:00Z" w:initials="swf">
    <w:p w14:paraId="7D7E7D37" w14:textId="35C691A7" w:rsidR="00381DBD" w:rsidRDefault="00381DBD">
      <w:pPr>
        <w:pStyle w:val="a9"/>
      </w:pPr>
      <w:r>
        <w:rPr>
          <w:rStyle w:val="a8"/>
        </w:rPr>
        <w:annotationRef/>
      </w:r>
      <w:r>
        <w:rPr>
          <w:rFonts w:hint="eastAsia"/>
        </w:rPr>
        <w:t>要从功能设计的角度描述这些类和他的属性和方法</w:t>
      </w:r>
    </w:p>
  </w:comment>
  <w:comment w:id="76" w:author="weifeng" w:date="2021-03-26T20:36:00Z" w:initials="swf">
    <w:p w14:paraId="1DCE8C50" w14:textId="6B92184C" w:rsidR="00381DBD" w:rsidRDefault="00381DBD">
      <w:pPr>
        <w:pStyle w:val="a9"/>
      </w:pPr>
      <w:r>
        <w:rPr>
          <w:rStyle w:val="a8"/>
        </w:rPr>
        <w:annotationRef/>
      </w:r>
      <w:r>
        <w:rPr>
          <w:rFonts w:hint="eastAsia"/>
        </w:rPr>
        <w:t>需要画出</w:t>
      </w:r>
      <w:r>
        <w:rPr>
          <w:rFonts w:hint="eastAsia"/>
        </w:rPr>
        <w:t>E</w:t>
      </w:r>
      <w:r>
        <w:t>-R</w:t>
      </w:r>
      <w:r>
        <w:rPr>
          <w:rFonts w:hint="eastAsia"/>
        </w:rPr>
        <w:t>图</w:t>
      </w:r>
    </w:p>
  </w:comment>
  <w:comment w:id="77" w:author="weifeng" w:date="2021-03-26T20:37:00Z" w:initials="swf">
    <w:p w14:paraId="5A3F7AAC" w14:textId="215BC294" w:rsidR="00381DBD" w:rsidRDefault="00381DBD">
      <w:pPr>
        <w:pStyle w:val="a9"/>
      </w:pPr>
      <w:r>
        <w:rPr>
          <w:rStyle w:val="a8"/>
        </w:rPr>
        <w:annotationRef/>
      </w:r>
      <w:r>
        <w:rPr>
          <w:rFonts w:hint="eastAsia"/>
        </w:rPr>
        <w:t>主键放第</w:t>
      </w:r>
      <w:r>
        <w:rPr>
          <w:rFonts w:hint="eastAsia"/>
        </w:rPr>
        <w:t>1</w:t>
      </w:r>
      <w:r>
        <w:rPr>
          <w:rFonts w:hint="eastAsia"/>
        </w:rPr>
        <w:t>行</w:t>
      </w:r>
    </w:p>
  </w:comment>
  <w:comment w:id="78" w:author="weifeng" w:date="2021-03-26T20:38:00Z" w:initials="swf">
    <w:p w14:paraId="04623DEC" w14:textId="77777777" w:rsidR="00381DBD" w:rsidRDefault="00381DBD">
      <w:pPr>
        <w:pStyle w:val="a9"/>
      </w:pPr>
      <w:r>
        <w:rPr>
          <w:rStyle w:val="a8"/>
        </w:rPr>
        <w:annotationRef/>
      </w:r>
      <w:r>
        <w:rPr>
          <w:rFonts w:hint="eastAsia"/>
        </w:rPr>
        <w:t>这个表和数据库对应吗，没有创建人吗，</w:t>
      </w:r>
    </w:p>
    <w:p w14:paraId="6EDCDA9A" w14:textId="032EBC1A" w:rsidR="00381DBD" w:rsidRDefault="00381DBD">
      <w:pPr>
        <w:pStyle w:val="a9"/>
      </w:pPr>
      <w:r>
        <w:rPr>
          <w:rFonts w:hint="eastAsia"/>
        </w:rPr>
        <w:t>1</w:t>
      </w:r>
      <w:r>
        <w:rPr>
          <w:rFonts w:hint="eastAsia"/>
        </w:rPr>
        <w:t>个管理员可以操作所有的应急演练数据吗？</w:t>
      </w:r>
    </w:p>
  </w:comment>
  <w:comment w:id="79" w:author="weifeng" w:date="2021-03-26T20:39:00Z" w:initials="swf">
    <w:p w14:paraId="066C75EA" w14:textId="436BCEE1" w:rsidR="00381DBD" w:rsidRDefault="00381DBD">
      <w:pPr>
        <w:pStyle w:val="a9"/>
      </w:pPr>
      <w:r>
        <w:rPr>
          <w:rStyle w:val="a8"/>
        </w:rPr>
        <w:annotationRef/>
      </w:r>
      <w:r>
        <w:rPr>
          <w:rFonts w:hint="eastAsia"/>
        </w:rPr>
        <w:t>没有保存对应</w:t>
      </w:r>
      <w:r>
        <w:rPr>
          <w:rFonts w:hint="eastAsia"/>
        </w:rPr>
        <w:t xml:space="preserve"> </w:t>
      </w:r>
      <w:r>
        <w:rPr>
          <w:rFonts w:hint="eastAsia"/>
        </w:rPr>
        <w:t>应急演练</w:t>
      </w:r>
      <w:r>
        <w:rPr>
          <w:rFonts w:hint="eastAsia"/>
        </w:rPr>
        <w:t>id</w:t>
      </w:r>
      <w:r>
        <w:rPr>
          <w:rFonts w:hint="eastAsia"/>
        </w:rPr>
        <w:t>外键吗？</w:t>
      </w:r>
    </w:p>
  </w:comment>
  <w:comment w:id="80" w:author="weifeng" w:date="2021-03-26T20:40:00Z" w:initials="swf">
    <w:p w14:paraId="5B4EC0C0" w14:textId="77777777" w:rsidR="00381DBD" w:rsidRDefault="00381DBD">
      <w:pPr>
        <w:pStyle w:val="a9"/>
      </w:pPr>
      <w:r>
        <w:rPr>
          <w:rStyle w:val="a8"/>
        </w:rPr>
        <w:annotationRef/>
      </w:r>
      <w:r>
        <w:rPr>
          <w:rFonts w:hint="eastAsia"/>
        </w:rPr>
        <w:t>评估指标表呢？</w:t>
      </w:r>
    </w:p>
    <w:p w14:paraId="3ACA3D07" w14:textId="77777777" w:rsidR="00381DBD" w:rsidRDefault="00381DBD">
      <w:pPr>
        <w:pStyle w:val="a9"/>
      </w:pPr>
    </w:p>
    <w:p w14:paraId="19EC7657" w14:textId="77455B3D" w:rsidR="00381DBD" w:rsidRDefault="00381DBD">
      <w:pPr>
        <w:pStyle w:val="a9"/>
      </w:pPr>
    </w:p>
  </w:comment>
  <w:comment w:id="81" w:author="weifeng" w:date="2021-03-26T20:41:00Z" w:initials="swf">
    <w:p w14:paraId="7B9417C5" w14:textId="210CE9C8" w:rsidR="00381DBD" w:rsidRDefault="00381DBD">
      <w:pPr>
        <w:pStyle w:val="a9"/>
      </w:pPr>
      <w:r>
        <w:rPr>
          <w:rStyle w:val="a8"/>
        </w:rPr>
        <w:annotationRef/>
      </w:r>
      <w:r>
        <w:rPr>
          <w:rFonts w:hint="eastAsia"/>
        </w:rPr>
        <w:t>都标注一下是否</w:t>
      </w:r>
      <w:r>
        <w:rPr>
          <w:rFonts w:hint="eastAsia"/>
        </w:rPr>
        <w:t xml:space="preserve"> </w:t>
      </w:r>
      <w:r>
        <w:rPr>
          <w:rFonts w:hint="eastAsia"/>
        </w:rPr>
        <w:t>自增</w:t>
      </w:r>
      <w:r>
        <w:rPr>
          <w:rFonts w:hint="eastAsia"/>
        </w:rPr>
        <w:t>1</w:t>
      </w:r>
    </w:p>
  </w:comment>
  <w:comment w:id="84" w:author="weifeng" w:date="2021-03-26T20:41:00Z" w:initials="swf">
    <w:p w14:paraId="563D7D45" w14:textId="60A8169D" w:rsidR="00381DBD" w:rsidRDefault="00381DBD">
      <w:pPr>
        <w:pStyle w:val="a9"/>
      </w:pPr>
      <w:r>
        <w:rPr>
          <w:rStyle w:val="a8"/>
        </w:rPr>
        <w:annotationRef/>
      </w:r>
      <w:r>
        <w:rPr>
          <w:rFonts w:hint="eastAsia"/>
        </w:rPr>
        <w:t>你这不是界面设计，是实现了</w:t>
      </w:r>
    </w:p>
  </w:comment>
  <w:comment w:id="95" w:author="weifeng" w:date="2021-03-26T20:44:00Z" w:initials="swf">
    <w:p w14:paraId="1BB5B396" w14:textId="068DA506" w:rsidR="00381DBD" w:rsidRDefault="00381DBD">
      <w:pPr>
        <w:pStyle w:val="a9"/>
      </w:pPr>
      <w:r>
        <w:rPr>
          <w:rStyle w:val="a8"/>
        </w:rPr>
        <w:annotationRef/>
      </w:r>
      <w:r>
        <w:rPr>
          <w:rFonts w:hint="eastAsia"/>
        </w:rPr>
        <w:t>这个功能，在前面需求分析都没有出现</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A2885A7" w15:done="0"/>
  <w15:commentEx w15:paraId="4CAD2BCB" w15:done="0"/>
  <w15:commentEx w15:paraId="653691DF" w15:done="0"/>
  <w15:commentEx w15:paraId="3150CC28" w15:done="0"/>
  <w15:commentEx w15:paraId="565E6595" w15:done="0"/>
  <w15:commentEx w15:paraId="707456BA" w15:done="0"/>
  <w15:commentEx w15:paraId="6B7E6071" w15:done="0"/>
  <w15:commentEx w15:paraId="55CF36F5" w15:done="0"/>
  <w15:commentEx w15:paraId="64EDC362" w15:done="0"/>
  <w15:commentEx w15:paraId="7DB05408" w15:done="0"/>
  <w15:commentEx w15:paraId="4FF1436E" w15:done="0"/>
  <w15:commentEx w15:paraId="22A7329A" w15:done="0"/>
  <w15:commentEx w15:paraId="632606BE" w15:done="0"/>
  <w15:commentEx w15:paraId="449EF504" w15:done="0"/>
  <w15:commentEx w15:paraId="20A1F0D3" w15:done="0"/>
  <w15:commentEx w15:paraId="099D8D7E" w15:done="0"/>
  <w15:commentEx w15:paraId="7D65DD8F" w15:done="0"/>
  <w15:commentEx w15:paraId="409D904F" w15:done="0"/>
  <w15:commentEx w15:paraId="3C7A9559" w15:done="0"/>
  <w15:commentEx w15:paraId="60873D78" w15:done="0"/>
  <w15:commentEx w15:paraId="47FD742B" w15:done="0"/>
  <w15:commentEx w15:paraId="103F7CBA" w15:done="0"/>
  <w15:commentEx w15:paraId="5B1FFFE5" w15:done="0"/>
  <w15:commentEx w15:paraId="7D7E7D37" w15:done="0"/>
  <w15:commentEx w15:paraId="1DCE8C50" w15:done="0"/>
  <w15:commentEx w15:paraId="5A3F7AAC" w15:done="0"/>
  <w15:commentEx w15:paraId="6EDCDA9A" w15:done="0"/>
  <w15:commentEx w15:paraId="066C75EA" w15:done="0"/>
  <w15:commentEx w15:paraId="19EC7657" w15:done="0"/>
  <w15:commentEx w15:paraId="7B9417C5" w15:done="0"/>
  <w15:commentEx w15:paraId="563D7D45" w15:done="0"/>
  <w15:commentEx w15:paraId="1BB5B39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0D06E1" w14:textId="77777777" w:rsidR="009528C5" w:rsidRDefault="009528C5" w:rsidP="00E90AED">
      <w:r>
        <w:separator/>
      </w:r>
    </w:p>
  </w:endnote>
  <w:endnote w:type="continuationSeparator" w:id="0">
    <w:p w14:paraId="6BC915A6" w14:textId="77777777" w:rsidR="009528C5" w:rsidRDefault="009528C5" w:rsidP="00E90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C06F30" w14:textId="77777777" w:rsidR="009528C5" w:rsidRDefault="009528C5" w:rsidP="00E90AED">
      <w:r>
        <w:separator/>
      </w:r>
    </w:p>
  </w:footnote>
  <w:footnote w:type="continuationSeparator" w:id="0">
    <w:p w14:paraId="6C28DCB3" w14:textId="77777777" w:rsidR="009528C5" w:rsidRDefault="009528C5" w:rsidP="00E90A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C043EB"/>
    <w:multiLevelType w:val="singleLevel"/>
    <w:tmpl w:val="90C043EB"/>
    <w:lvl w:ilvl="0">
      <w:start w:val="1"/>
      <w:numFmt w:val="decimal"/>
      <w:suff w:val="nothing"/>
      <w:lvlText w:val="（%1）"/>
      <w:lvlJc w:val="left"/>
    </w:lvl>
  </w:abstractNum>
  <w:abstractNum w:abstractNumId="1" w15:restartNumberingAfterBreak="0">
    <w:nsid w:val="973ABE9E"/>
    <w:multiLevelType w:val="singleLevel"/>
    <w:tmpl w:val="973ABE9E"/>
    <w:lvl w:ilvl="0">
      <w:start w:val="1"/>
      <w:numFmt w:val="bullet"/>
      <w:lvlText w:val=""/>
      <w:lvlJc w:val="left"/>
      <w:pPr>
        <w:ind w:left="420" w:hanging="420"/>
      </w:pPr>
      <w:rPr>
        <w:rFonts w:ascii="Wingdings" w:hAnsi="Wingdings" w:hint="default"/>
      </w:rPr>
    </w:lvl>
  </w:abstractNum>
  <w:abstractNum w:abstractNumId="2" w15:restartNumberingAfterBreak="0">
    <w:nsid w:val="97C80E4E"/>
    <w:multiLevelType w:val="singleLevel"/>
    <w:tmpl w:val="97C80E4E"/>
    <w:lvl w:ilvl="0">
      <w:start w:val="1"/>
      <w:numFmt w:val="decimal"/>
      <w:suff w:val="nothing"/>
      <w:lvlText w:val="（%1）"/>
      <w:lvlJc w:val="left"/>
    </w:lvl>
  </w:abstractNum>
  <w:abstractNum w:abstractNumId="3" w15:restartNumberingAfterBreak="0">
    <w:nsid w:val="A07BE602"/>
    <w:multiLevelType w:val="singleLevel"/>
    <w:tmpl w:val="A07BE602"/>
    <w:lvl w:ilvl="0">
      <w:start w:val="1"/>
      <w:numFmt w:val="bullet"/>
      <w:lvlText w:val=""/>
      <w:lvlJc w:val="left"/>
      <w:pPr>
        <w:ind w:left="420" w:hanging="420"/>
      </w:pPr>
      <w:rPr>
        <w:rFonts w:ascii="Wingdings" w:hAnsi="Wingdings" w:hint="default"/>
      </w:rPr>
    </w:lvl>
  </w:abstractNum>
  <w:abstractNum w:abstractNumId="4" w15:restartNumberingAfterBreak="0">
    <w:nsid w:val="A28540F9"/>
    <w:multiLevelType w:val="singleLevel"/>
    <w:tmpl w:val="A28540F9"/>
    <w:lvl w:ilvl="0">
      <w:start w:val="1"/>
      <w:numFmt w:val="decimal"/>
      <w:suff w:val="nothing"/>
      <w:lvlText w:val="（%1）"/>
      <w:lvlJc w:val="left"/>
    </w:lvl>
  </w:abstractNum>
  <w:abstractNum w:abstractNumId="5" w15:restartNumberingAfterBreak="0">
    <w:nsid w:val="CE91891F"/>
    <w:multiLevelType w:val="multilevel"/>
    <w:tmpl w:val="CE91891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D82DDAA"/>
    <w:multiLevelType w:val="singleLevel"/>
    <w:tmpl w:val="ED82DDAA"/>
    <w:lvl w:ilvl="0">
      <w:start w:val="1"/>
      <w:numFmt w:val="bullet"/>
      <w:lvlText w:val=""/>
      <w:lvlJc w:val="left"/>
      <w:pPr>
        <w:ind w:left="420" w:hanging="420"/>
      </w:pPr>
      <w:rPr>
        <w:rFonts w:ascii="Wingdings" w:hAnsi="Wingdings" w:hint="default"/>
      </w:rPr>
    </w:lvl>
  </w:abstractNum>
  <w:abstractNum w:abstractNumId="7" w15:restartNumberingAfterBreak="0">
    <w:nsid w:val="FAC447E8"/>
    <w:multiLevelType w:val="multilevel"/>
    <w:tmpl w:val="FAC447E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10020C85"/>
    <w:multiLevelType w:val="singleLevel"/>
    <w:tmpl w:val="10020C85"/>
    <w:lvl w:ilvl="0">
      <w:start w:val="1"/>
      <w:numFmt w:val="decimal"/>
      <w:suff w:val="nothing"/>
      <w:lvlText w:val="（%1）"/>
      <w:lvlJc w:val="left"/>
    </w:lvl>
  </w:abstractNum>
  <w:abstractNum w:abstractNumId="9" w15:restartNumberingAfterBreak="0">
    <w:nsid w:val="103C12F9"/>
    <w:multiLevelType w:val="multilevel"/>
    <w:tmpl w:val="103C12F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0A36611"/>
    <w:multiLevelType w:val="multilevel"/>
    <w:tmpl w:val="10A366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F92F3E1"/>
    <w:multiLevelType w:val="singleLevel"/>
    <w:tmpl w:val="1F92F3E1"/>
    <w:lvl w:ilvl="0">
      <w:start w:val="1"/>
      <w:numFmt w:val="decimal"/>
      <w:lvlText w:val="(%1)"/>
      <w:lvlJc w:val="left"/>
      <w:pPr>
        <w:tabs>
          <w:tab w:val="left" w:pos="312"/>
        </w:tabs>
      </w:pPr>
    </w:lvl>
  </w:abstractNum>
  <w:abstractNum w:abstractNumId="12" w15:restartNumberingAfterBreak="0">
    <w:nsid w:val="2917556F"/>
    <w:multiLevelType w:val="multilevel"/>
    <w:tmpl w:val="2917556F"/>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2B3B383C"/>
    <w:multiLevelType w:val="multilevel"/>
    <w:tmpl w:val="2B3B383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3E0BCAA5"/>
    <w:multiLevelType w:val="singleLevel"/>
    <w:tmpl w:val="3E0BCAA5"/>
    <w:lvl w:ilvl="0">
      <w:start w:val="1"/>
      <w:numFmt w:val="bullet"/>
      <w:lvlText w:val=""/>
      <w:lvlJc w:val="left"/>
      <w:pPr>
        <w:ind w:left="420" w:hanging="420"/>
      </w:pPr>
      <w:rPr>
        <w:rFonts w:ascii="Wingdings" w:hAnsi="Wingdings" w:hint="default"/>
      </w:rPr>
    </w:lvl>
  </w:abstractNum>
  <w:abstractNum w:abstractNumId="15" w15:restartNumberingAfterBreak="0">
    <w:nsid w:val="79080748"/>
    <w:multiLevelType w:val="multilevel"/>
    <w:tmpl w:val="79080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F0CEF61"/>
    <w:multiLevelType w:val="singleLevel"/>
    <w:tmpl w:val="7F0CEF61"/>
    <w:lvl w:ilvl="0">
      <w:start w:val="1"/>
      <w:numFmt w:val="bullet"/>
      <w:lvlText w:val=""/>
      <w:lvlJc w:val="left"/>
      <w:pPr>
        <w:ind w:left="420" w:hanging="420"/>
      </w:pPr>
      <w:rPr>
        <w:rFonts w:ascii="Wingdings" w:hAnsi="Wingdings" w:hint="default"/>
      </w:rPr>
    </w:lvl>
  </w:abstractNum>
  <w:num w:numId="1">
    <w:abstractNumId w:val="4"/>
  </w:num>
  <w:num w:numId="2">
    <w:abstractNumId w:val="12"/>
  </w:num>
  <w:num w:numId="3">
    <w:abstractNumId w:val="9"/>
  </w:num>
  <w:num w:numId="4">
    <w:abstractNumId w:val="10"/>
  </w:num>
  <w:num w:numId="5">
    <w:abstractNumId w:val="13"/>
  </w:num>
  <w:num w:numId="6">
    <w:abstractNumId w:val="15"/>
  </w:num>
  <w:num w:numId="7">
    <w:abstractNumId w:val="11"/>
  </w:num>
  <w:num w:numId="8">
    <w:abstractNumId w:val="5"/>
  </w:num>
  <w:num w:numId="9">
    <w:abstractNumId w:val="16"/>
  </w:num>
  <w:num w:numId="10">
    <w:abstractNumId w:val="14"/>
  </w:num>
  <w:num w:numId="11">
    <w:abstractNumId w:val="3"/>
  </w:num>
  <w:num w:numId="12">
    <w:abstractNumId w:val="6"/>
  </w:num>
  <w:num w:numId="13">
    <w:abstractNumId w:val="1"/>
  </w:num>
  <w:num w:numId="14">
    <w:abstractNumId w:val="7"/>
  </w:num>
  <w:num w:numId="15">
    <w:abstractNumId w:val="0"/>
  </w:num>
  <w:num w:numId="16">
    <w:abstractNumId w:val="2"/>
  </w:num>
  <w:num w:numId="17">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eifeng">
    <w15:presenceInfo w15:providerId="Windows Live" w15:userId="8e3e0adc5b8e07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0"/>
  <w:activeWritingStyle w:appName="MSWord" w:lang="zh-CN" w:vendorID="64" w:dllVersion="131077" w:nlCheck="1" w:checkStyle="1"/>
  <w:trackRevision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013"/>
    <w:rsid w:val="000E6E46"/>
    <w:rsid w:val="001C2048"/>
    <w:rsid w:val="00201B10"/>
    <w:rsid w:val="002C152F"/>
    <w:rsid w:val="002D26D8"/>
    <w:rsid w:val="002F4871"/>
    <w:rsid w:val="00352EC2"/>
    <w:rsid w:val="00381DBD"/>
    <w:rsid w:val="004047FC"/>
    <w:rsid w:val="0047503A"/>
    <w:rsid w:val="004971FB"/>
    <w:rsid w:val="005A0FFC"/>
    <w:rsid w:val="005C5D2E"/>
    <w:rsid w:val="00660B0A"/>
    <w:rsid w:val="00695B64"/>
    <w:rsid w:val="006E0DB6"/>
    <w:rsid w:val="006F6A00"/>
    <w:rsid w:val="00742DA5"/>
    <w:rsid w:val="007C4889"/>
    <w:rsid w:val="00807DA4"/>
    <w:rsid w:val="008310A0"/>
    <w:rsid w:val="00836205"/>
    <w:rsid w:val="008660F6"/>
    <w:rsid w:val="00892227"/>
    <w:rsid w:val="008B4CF0"/>
    <w:rsid w:val="008F5107"/>
    <w:rsid w:val="009528C5"/>
    <w:rsid w:val="00A14901"/>
    <w:rsid w:val="00A54013"/>
    <w:rsid w:val="00AC7F8B"/>
    <w:rsid w:val="00AD738D"/>
    <w:rsid w:val="00AF2134"/>
    <w:rsid w:val="00B5320D"/>
    <w:rsid w:val="00BC0AA5"/>
    <w:rsid w:val="00C73FB9"/>
    <w:rsid w:val="00CA3282"/>
    <w:rsid w:val="00CB5944"/>
    <w:rsid w:val="00CF4755"/>
    <w:rsid w:val="00D86CDC"/>
    <w:rsid w:val="00DC21B5"/>
    <w:rsid w:val="00DD2E88"/>
    <w:rsid w:val="00E90AED"/>
    <w:rsid w:val="00EF50BE"/>
    <w:rsid w:val="00FA0223"/>
    <w:rsid w:val="00FA66E8"/>
    <w:rsid w:val="01327164"/>
    <w:rsid w:val="03A36484"/>
    <w:rsid w:val="05507A0E"/>
    <w:rsid w:val="063B0F74"/>
    <w:rsid w:val="0B8C27D9"/>
    <w:rsid w:val="0EAA40D5"/>
    <w:rsid w:val="0F492690"/>
    <w:rsid w:val="0F7012AD"/>
    <w:rsid w:val="0F912914"/>
    <w:rsid w:val="19D65F23"/>
    <w:rsid w:val="1B022BD8"/>
    <w:rsid w:val="1E3F64A7"/>
    <w:rsid w:val="204A7B2C"/>
    <w:rsid w:val="21400359"/>
    <w:rsid w:val="23BE6195"/>
    <w:rsid w:val="261673D3"/>
    <w:rsid w:val="26231630"/>
    <w:rsid w:val="27BA60D7"/>
    <w:rsid w:val="27DC0FE7"/>
    <w:rsid w:val="27EC7282"/>
    <w:rsid w:val="28F82851"/>
    <w:rsid w:val="29702885"/>
    <w:rsid w:val="2B2D2EE2"/>
    <w:rsid w:val="2B847DF3"/>
    <w:rsid w:val="2E7A4687"/>
    <w:rsid w:val="30DE15DD"/>
    <w:rsid w:val="3108495F"/>
    <w:rsid w:val="329F3477"/>
    <w:rsid w:val="37764E72"/>
    <w:rsid w:val="38B47483"/>
    <w:rsid w:val="3C4C583F"/>
    <w:rsid w:val="3C890355"/>
    <w:rsid w:val="3F034434"/>
    <w:rsid w:val="403A4376"/>
    <w:rsid w:val="41D16A94"/>
    <w:rsid w:val="44F64488"/>
    <w:rsid w:val="45921C6B"/>
    <w:rsid w:val="46884D9E"/>
    <w:rsid w:val="46B16C06"/>
    <w:rsid w:val="48101F5F"/>
    <w:rsid w:val="4AA76AAA"/>
    <w:rsid w:val="4B4B748E"/>
    <w:rsid w:val="4B68494E"/>
    <w:rsid w:val="4BEF3C4B"/>
    <w:rsid w:val="4C8F2366"/>
    <w:rsid w:val="4D3C200D"/>
    <w:rsid w:val="51540816"/>
    <w:rsid w:val="51EE1945"/>
    <w:rsid w:val="527E5A91"/>
    <w:rsid w:val="56E04ED5"/>
    <w:rsid w:val="5E5572C2"/>
    <w:rsid w:val="60143D5E"/>
    <w:rsid w:val="60AB35B2"/>
    <w:rsid w:val="611F6952"/>
    <w:rsid w:val="61EA2BFD"/>
    <w:rsid w:val="6347635A"/>
    <w:rsid w:val="650C5239"/>
    <w:rsid w:val="651A323F"/>
    <w:rsid w:val="65677269"/>
    <w:rsid w:val="65C50A2F"/>
    <w:rsid w:val="68906EDB"/>
    <w:rsid w:val="6B2E66C4"/>
    <w:rsid w:val="6C3B7AF7"/>
    <w:rsid w:val="6DCE6664"/>
    <w:rsid w:val="6E2E1798"/>
    <w:rsid w:val="70D0376E"/>
    <w:rsid w:val="73AF7B07"/>
    <w:rsid w:val="73E41144"/>
    <w:rsid w:val="765D0128"/>
    <w:rsid w:val="76F43EAB"/>
    <w:rsid w:val="78895424"/>
    <w:rsid w:val="79DA0F23"/>
    <w:rsid w:val="7A7D4433"/>
    <w:rsid w:val="7A9E30F9"/>
    <w:rsid w:val="7CE624DA"/>
    <w:rsid w:val="7D0E60CE"/>
    <w:rsid w:val="7D812990"/>
    <w:rsid w:val="7DB67D5D"/>
    <w:rsid w:val="7FF24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3EC21C"/>
  <w15:docId w15:val="{D457FD7C-8019-4AB4-B867-95D21310E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6">
    <w:name w:val="heading 6"/>
    <w:basedOn w:val="a"/>
    <w:next w:val="a"/>
    <w:semiHidden/>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10">
    <w:name w:val="toc 1"/>
    <w:basedOn w:val="a"/>
    <w:next w:val="a"/>
    <w:qFormat/>
  </w:style>
  <w:style w:type="paragraph" w:styleId="20">
    <w:name w:val="toc 2"/>
    <w:basedOn w:val="a"/>
    <w:next w:val="a"/>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Hyperlink"/>
    <w:basedOn w:val="a0"/>
    <w:qFormat/>
    <w:rPr>
      <w:color w:val="0000FF"/>
      <w:u w:val="single"/>
    </w:rPr>
  </w:style>
  <w:style w:type="character" w:styleId="HTML0">
    <w:name w:val="HTML Code"/>
    <w:basedOn w:val="a0"/>
    <w:qFormat/>
    <w:rPr>
      <w:rFonts w:ascii="Courier New" w:hAnsi="Courier New"/>
      <w:sz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List Paragraph"/>
    <w:basedOn w:val="a"/>
    <w:uiPriority w:val="99"/>
    <w:pPr>
      <w:ind w:firstLineChars="200" w:firstLine="420"/>
    </w:pPr>
  </w:style>
  <w:style w:type="character" w:styleId="a8">
    <w:name w:val="annotation reference"/>
    <w:basedOn w:val="a0"/>
    <w:rsid w:val="00AF2134"/>
    <w:rPr>
      <w:sz w:val="21"/>
      <w:szCs w:val="21"/>
    </w:rPr>
  </w:style>
  <w:style w:type="paragraph" w:styleId="a9">
    <w:name w:val="annotation text"/>
    <w:basedOn w:val="a"/>
    <w:link w:val="aa"/>
    <w:rsid w:val="00AF2134"/>
    <w:pPr>
      <w:jc w:val="left"/>
    </w:pPr>
  </w:style>
  <w:style w:type="character" w:customStyle="1" w:styleId="aa">
    <w:name w:val="批注文字 字符"/>
    <w:basedOn w:val="a0"/>
    <w:link w:val="a9"/>
    <w:rsid w:val="00AF2134"/>
    <w:rPr>
      <w:rFonts w:asciiTheme="minorHAnsi" w:eastAsiaTheme="minorEastAsia" w:hAnsiTheme="minorHAnsi" w:cstheme="minorBidi"/>
      <w:kern w:val="2"/>
      <w:sz w:val="21"/>
      <w:szCs w:val="24"/>
    </w:rPr>
  </w:style>
  <w:style w:type="paragraph" w:styleId="ab">
    <w:name w:val="annotation subject"/>
    <w:basedOn w:val="a9"/>
    <w:next w:val="a9"/>
    <w:link w:val="ac"/>
    <w:rsid w:val="00AF2134"/>
    <w:rPr>
      <w:b/>
      <w:bCs/>
    </w:rPr>
  </w:style>
  <w:style w:type="character" w:customStyle="1" w:styleId="ac">
    <w:name w:val="批注主题 字符"/>
    <w:basedOn w:val="aa"/>
    <w:link w:val="ab"/>
    <w:rsid w:val="00AF2134"/>
    <w:rPr>
      <w:rFonts w:asciiTheme="minorHAnsi" w:eastAsiaTheme="minorEastAsia" w:hAnsiTheme="minorHAnsi" w:cstheme="minorBidi"/>
      <w:b/>
      <w:bCs/>
      <w:kern w:val="2"/>
      <w:sz w:val="21"/>
      <w:szCs w:val="24"/>
    </w:rPr>
  </w:style>
  <w:style w:type="paragraph" w:styleId="ad">
    <w:name w:val="Balloon Text"/>
    <w:basedOn w:val="a"/>
    <w:link w:val="ae"/>
    <w:rsid w:val="00AF2134"/>
    <w:rPr>
      <w:sz w:val="18"/>
      <w:szCs w:val="18"/>
    </w:rPr>
  </w:style>
  <w:style w:type="character" w:customStyle="1" w:styleId="ae">
    <w:name w:val="批注框文本 字符"/>
    <w:basedOn w:val="a0"/>
    <w:link w:val="ad"/>
    <w:rsid w:val="00AF2134"/>
    <w:rPr>
      <w:rFonts w:asciiTheme="minorHAnsi" w:eastAsiaTheme="minorEastAsia" w:hAnsiTheme="minorHAnsi" w:cstheme="minorBidi"/>
      <w:kern w:val="2"/>
      <w:sz w:val="18"/>
      <w:szCs w:val="18"/>
    </w:rPr>
  </w:style>
  <w:style w:type="paragraph" w:styleId="af">
    <w:name w:val="header"/>
    <w:basedOn w:val="a"/>
    <w:link w:val="af0"/>
    <w:rsid w:val="00E90AED"/>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rsid w:val="00E90AED"/>
    <w:rPr>
      <w:rFonts w:asciiTheme="minorHAnsi" w:eastAsiaTheme="minorEastAsia" w:hAnsiTheme="minorHAnsi" w:cstheme="minorBidi"/>
      <w:kern w:val="2"/>
      <w:sz w:val="18"/>
      <w:szCs w:val="18"/>
    </w:rPr>
  </w:style>
  <w:style w:type="paragraph" w:styleId="af1">
    <w:name w:val="footer"/>
    <w:basedOn w:val="a"/>
    <w:link w:val="af2"/>
    <w:rsid w:val="00E90AED"/>
    <w:pPr>
      <w:tabs>
        <w:tab w:val="center" w:pos="4153"/>
        <w:tab w:val="right" w:pos="8306"/>
      </w:tabs>
      <w:snapToGrid w:val="0"/>
      <w:jc w:val="left"/>
    </w:pPr>
    <w:rPr>
      <w:sz w:val="18"/>
      <w:szCs w:val="18"/>
    </w:rPr>
  </w:style>
  <w:style w:type="character" w:customStyle="1" w:styleId="af2">
    <w:name w:val="页脚 字符"/>
    <w:basedOn w:val="a0"/>
    <w:link w:val="af1"/>
    <w:rsid w:val="00E90AED"/>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6CB1D7-69C9-41E2-A3AB-987D5DF8E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TotalTime>
  <Pages>1</Pages>
  <Words>8037</Words>
  <Characters>45813</Characters>
  <Application>Microsoft Office Word</Application>
  <DocSecurity>0</DocSecurity>
  <Lines>381</Lines>
  <Paragraphs>107</Paragraphs>
  <ScaleCrop>false</ScaleCrop>
  <Company/>
  <LinksUpToDate>false</LinksUpToDate>
  <CharactersWithSpaces>53743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Lenovo1</cp:lastModifiedBy>
  <cp:revision>33</cp:revision>
  <dcterms:created xsi:type="dcterms:W3CDTF">2020-11-12T01:26:00Z</dcterms:created>
  <dcterms:modified xsi:type="dcterms:W3CDTF">2021-03-30T02:35:00Z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F06993A873F94503B800E8817C7C5220</vt:lpwstr>
  </property>
</Properties>
</file>